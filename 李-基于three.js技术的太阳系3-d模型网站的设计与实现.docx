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ind w:firstLine="0" w:firstLineChars="0"/>
        <w:jc w:val="center"/>
        <w:rPr>
          <w:rFonts w:ascii="宋体" w:hAnsi="宋体" w:cs="宋体"/>
          <w:sz w:val="30"/>
          <w:szCs w:val="30"/>
        </w:rPr>
      </w:pPr>
      <w:r>
        <w:rPr>
          <w:rFonts w:hint="eastAsia" w:ascii="黑体" w:hAnsi="黑体" w:eastAsia="黑体" w:cs="黑体"/>
          <w:sz w:val="44"/>
          <w:szCs w:val="44"/>
        </w:rPr>
        <w:t>基于Three.js技术的太阳系3-D模型网站的设计与实现</w:t>
      </w:r>
    </w:p>
    <w:p>
      <w:pPr>
        <w:spacing w:before="157" w:beforeLines="50" w:after="157" w:afterLines="50" w:line="240" w:lineRule="auto"/>
        <w:ind w:firstLine="0" w:firstLineChars="0"/>
        <w:jc w:val="center"/>
        <w:rPr>
          <w:rFonts w:hint="eastAsia" w:ascii="宋体" w:hAnsi="宋体" w:cs="宋体"/>
          <w:sz w:val="30"/>
          <w:szCs w:val="30"/>
        </w:rPr>
      </w:pPr>
      <w:r>
        <w:rPr>
          <w:rFonts w:hint="eastAsia" w:ascii="宋体" w:hAnsi="宋体" w:cs="宋体"/>
          <w:sz w:val="30"/>
          <w:szCs w:val="30"/>
          <w:u w:val="none"/>
          <w:lang w:val="en-US" w:eastAsia="zh-CN"/>
        </w:rPr>
        <w:t>作者</w:t>
      </w:r>
      <w:r>
        <w:rPr>
          <w:rFonts w:hint="eastAsia" w:ascii="宋体" w:hAnsi="宋体" w:cs="宋体"/>
          <w:sz w:val="30"/>
          <w:szCs w:val="30"/>
        </w:rPr>
        <w:t>姓名：李姿</w:t>
      </w:r>
      <w:r>
        <w:rPr>
          <w:rFonts w:hint="eastAsia" w:ascii="宋体" w:hAnsi="宋体" w:cs="宋体"/>
          <w:sz w:val="30"/>
          <w:szCs w:val="30"/>
          <w:lang w:val="en-US" w:eastAsia="zh-CN"/>
        </w:rPr>
        <w:t xml:space="preserve"> 专业班级：软件工程3班 </w:t>
      </w:r>
      <w:r>
        <w:rPr>
          <w:rFonts w:hint="eastAsia" w:ascii="宋体" w:hAnsi="宋体" w:cs="宋体"/>
          <w:sz w:val="30"/>
          <w:szCs w:val="30"/>
        </w:rPr>
        <w:t>指导老师：廖晓鹃</w:t>
      </w:r>
    </w:p>
    <w:p>
      <w:pPr>
        <w:spacing w:before="157" w:beforeLines="50" w:after="157" w:afterLines="50" w:line="240" w:lineRule="auto"/>
        <w:ind w:firstLine="0" w:firstLineChars="0"/>
        <w:jc w:val="center"/>
        <w:rPr>
          <w:rFonts w:hint="eastAsia" w:ascii="宋体" w:hAnsi="宋体" w:cs="宋体"/>
          <w:sz w:val="30"/>
          <w:szCs w:val="30"/>
        </w:rPr>
      </w:pPr>
    </w:p>
    <w:p>
      <w:pPr>
        <w:pStyle w:val="26"/>
        <w:bidi w:val="0"/>
        <w:rPr>
          <w:rFonts w:hint="eastAsia"/>
        </w:rPr>
      </w:pPr>
      <w:r>
        <w:rPr>
          <w:rFonts w:hint="eastAsia"/>
        </w:rPr>
        <w:t>摘</w:t>
      </w:r>
      <w:r>
        <w:rPr>
          <w:rFonts w:hint="eastAsia"/>
          <w:lang w:val="en-US" w:eastAsia="zh-CN"/>
        </w:rPr>
        <w:t xml:space="preserve">  </w:t>
      </w:r>
      <w:r>
        <w:rPr>
          <w:rFonts w:hint="eastAsia"/>
        </w:rPr>
        <w:t>要</w:t>
      </w:r>
    </w:p>
    <w:p/>
    <w:p>
      <w:pPr>
        <w:bidi w:val="0"/>
      </w:pPr>
      <w:r>
        <w:rPr>
          <w:rFonts w:hint="eastAsia"/>
        </w:rPr>
        <w:t>随着技术的进步，普通的平面设计已经不能满足当代人对生活更进一步的追求。三维全景技术是一种用全新的视角，给用户带来身临其境般的直观感受，全方位展示产品的新技术。用户可通过鼠标、键盘等操作来控制观察全景的方向，可以在全方位地查看场景以及场景中的内容。</w:t>
      </w:r>
    </w:p>
    <w:p>
      <w:pPr>
        <w:bidi w:val="0"/>
        <w:rPr>
          <w:ins w:id="0" w:author="战斗型派拉斯" w:date="2019-05-30T19:03:04Z"/>
          <w:rFonts w:hint="eastAsia" w:ascii="宋体" w:hAnsi="宋体" w:cs="宋体"/>
        </w:rPr>
      </w:pPr>
      <w:r>
        <w:rPr>
          <w:rFonts w:hint="eastAsia"/>
        </w:rPr>
        <w:t>基于此背景以及个人兴趣，本次设计最终选定使用Three.js来进行太阳系三维全景的开发。实现通过全景漫游太阳系，查看太阳系的行星、恒星以及卫星的运行情况，通过与用户的简单交互，在页面中展示各星体的详细文字信息与图解。实验显示，太阳系场景搭建完整，用户可使用键鼠来漫游场景并查看具体信息，该课题基本完善了预设计的功能。</w:t>
      </w:r>
    </w:p>
    <w:p>
      <w:pPr>
        <w:ind w:firstLine="480"/>
        <w:rPr>
          <w:rFonts w:hint="eastAsia" w:ascii="宋体" w:hAnsi="宋体" w:cs="宋体"/>
        </w:rPr>
      </w:pPr>
    </w:p>
    <w:p>
      <w:pPr>
        <w:ind w:firstLine="0" w:firstLineChars="0"/>
        <w:rPr>
          <w:rFonts w:ascii="黑体" w:hAnsi="黑体" w:eastAsia="黑体" w:cs="黑体"/>
        </w:rPr>
      </w:pPr>
      <w:r>
        <w:rPr>
          <w:rFonts w:hint="eastAsia" w:ascii="黑体" w:hAnsi="黑体" w:eastAsia="黑体" w:cs="黑体"/>
        </w:rPr>
        <w:t>关键词：全景漫游；太阳系；Three.js</w:t>
      </w:r>
    </w:p>
    <w:p>
      <w:pPr>
        <w:spacing w:before="156" w:after="156"/>
        <w:ind w:firstLine="240" w:firstLineChars="100"/>
        <w:rPr>
          <w:rFonts w:ascii="黑体" w:hAnsi="黑体" w:eastAsia="黑体" w:cs="黑体"/>
        </w:rPr>
      </w:pPr>
      <w:r>
        <w:rPr>
          <w:rFonts w:hint="eastAsia" w:ascii="黑体" w:hAnsi="黑体" w:eastAsia="黑体" w:cs="黑体"/>
        </w:rPr>
        <w:br w:type="page"/>
      </w:r>
    </w:p>
    <w:p>
      <w:pPr>
        <w:ind w:firstLine="0" w:firstLineChars="0"/>
        <w:jc w:val="center"/>
        <w:rPr>
          <w:rFonts w:eastAsia="黑体" w:cs="Times New Roman"/>
          <w:sz w:val="44"/>
          <w:szCs w:val="44"/>
        </w:rPr>
      </w:pPr>
      <w:r>
        <w:rPr>
          <w:rFonts w:hint="eastAsia" w:eastAsia="黑体" w:cs="Times New Roman"/>
          <w:b/>
          <w:bCs/>
          <w:sz w:val="44"/>
          <w:szCs w:val="44"/>
        </w:rPr>
        <w:t>Design and Implementation of Solar System 3-D Model Website Based on Three. js</w:t>
      </w:r>
    </w:p>
    <w:p>
      <w:pPr>
        <w:ind w:left="0" w:leftChars="0" w:firstLine="0" w:firstLineChars="0"/>
        <w:jc w:val="both"/>
        <w:rPr>
          <w:rFonts w:eastAsia="黑体" w:cs="Times New Roman"/>
        </w:rPr>
      </w:pPr>
      <w:r>
        <w:rPr>
          <w:rFonts w:hint="eastAsia" w:eastAsia="黑体" w:cs="Times New Roman"/>
          <w:b/>
          <w:bCs/>
        </w:rPr>
        <w:t>Abstract</w:t>
      </w:r>
      <w:r>
        <w:rPr>
          <w:rFonts w:hint="eastAsia"/>
          <w:b/>
          <w:bCs/>
        </w:rPr>
        <w:t>:</w:t>
      </w:r>
      <w:r>
        <w:rPr>
          <w:rFonts w:hint="eastAsia"/>
        </w:rPr>
        <w:t xml:space="preserve"> </w:t>
      </w:r>
      <w:r>
        <w:rPr>
          <w:rFonts w:hint="eastAsia" w:eastAsia="黑体" w:cs="Times New Roman"/>
        </w:rPr>
        <w:t>With the advancement of technology,</w:t>
      </w:r>
      <w:r>
        <w:rPr>
          <w:rFonts w:hint="eastAsia"/>
        </w:rPr>
        <w:t xml:space="preserve"> </w:t>
      </w:r>
      <w:r>
        <w:rPr>
          <w:rFonts w:hint="eastAsia" w:eastAsia="黑体" w:cs="Times New Roman"/>
        </w:rPr>
        <w:t>ordinary graphic design can no longer meet the contemporary people</w:t>
      </w:r>
      <w:r>
        <w:rPr>
          <w:rFonts w:eastAsia="黑体" w:cs="Times New Roman"/>
        </w:rPr>
        <w:t>’</w:t>
      </w:r>
      <w:r>
        <w:rPr>
          <w:rFonts w:hint="eastAsia" w:eastAsia="黑体" w:cs="Times New Roman"/>
        </w:rPr>
        <w:t>s pursuit of life. 3D panoramic technology is a new technology that uses a new perspective to bring users an immersive and intuitive experience and display products in all directions. The user can control the direction of the panoramic view through the operation of the mouse,</w:t>
      </w:r>
      <w:r>
        <w:rPr>
          <w:rFonts w:hint="eastAsia"/>
        </w:rPr>
        <w:t xml:space="preserve"> </w:t>
      </w:r>
      <w:r>
        <w:rPr>
          <w:rFonts w:hint="eastAsia" w:eastAsia="黑体" w:cs="Times New Roman"/>
        </w:rPr>
        <w:t>keyboard,</w:t>
      </w:r>
      <w:r>
        <w:rPr>
          <w:rFonts w:hint="eastAsia"/>
        </w:rPr>
        <w:t xml:space="preserve"> </w:t>
      </w:r>
      <w:r>
        <w:rPr>
          <w:rFonts w:hint="eastAsia" w:eastAsia="黑体" w:cs="Times New Roman"/>
        </w:rPr>
        <w:t>etc., and can view the scene and the content in the scene in all aspects.</w:t>
      </w:r>
    </w:p>
    <w:p>
      <w:pPr>
        <w:ind w:firstLine="480"/>
        <w:jc w:val="both"/>
        <w:rPr>
          <w:rFonts w:hint="eastAsia" w:eastAsia="黑体" w:cs="Times New Roman"/>
        </w:rPr>
      </w:pPr>
      <w:r>
        <w:rPr>
          <w:rFonts w:hint="eastAsia" w:eastAsia="黑体" w:cs="Times New Roman"/>
        </w:rPr>
        <w:t>Based on this background and personal interests,</w:t>
      </w:r>
      <w:r>
        <w:rPr>
          <w:rFonts w:hint="eastAsia"/>
        </w:rPr>
        <w:t xml:space="preserve"> </w:t>
      </w:r>
      <w:r>
        <w:rPr>
          <w:rFonts w:hint="eastAsia" w:eastAsia="黑体" w:cs="Times New Roman"/>
        </w:rPr>
        <w:t>this design finally chose to use Three. js to develop the 3D panorama of the solar system.</w:t>
      </w:r>
      <w:r>
        <w:rPr>
          <w:rFonts w:hint="eastAsia"/>
        </w:rPr>
        <w:t xml:space="preserve"> </w:t>
      </w:r>
      <w:r>
        <w:rPr>
          <w:rFonts w:hint="eastAsia" w:eastAsia="黑体" w:cs="Times New Roman"/>
        </w:rPr>
        <w:t>To view the operation of planets, stars, and satellites of the solar system through the panoramic roaming, the detail text information and illustration of each star are displayed on the page with simple interaction. Experiments shows that the solar system scene is complete, users can use the mouse and keyboard to roam the scene and view specific information, the subject basically perfected the pre-designed function.</w:t>
      </w:r>
    </w:p>
    <w:p>
      <w:pPr>
        <w:ind w:firstLine="480"/>
        <w:jc w:val="both"/>
        <w:rPr>
          <w:rFonts w:hint="eastAsia" w:eastAsia="黑体" w:cs="Times New Roman"/>
        </w:rPr>
      </w:pPr>
    </w:p>
    <w:p>
      <w:pPr>
        <w:adjustRightInd w:val="0"/>
        <w:ind w:firstLine="0" w:firstLineChars="0"/>
        <w:jc w:val="both"/>
        <w:rPr>
          <w:rFonts w:eastAsia="黑体" w:cs="Times New Roman"/>
        </w:rPr>
      </w:pPr>
      <w:r>
        <w:rPr>
          <w:rFonts w:hint="eastAsia" w:eastAsia="黑体" w:cs="Times New Roman"/>
          <w:b/>
          <w:bCs/>
        </w:rPr>
        <w:t>Key words:</w:t>
      </w:r>
      <w:r>
        <w:rPr>
          <w:rFonts w:hint="eastAsia" w:eastAsia="黑体" w:cs="Times New Roman"/>
        </w:rPr>
        <w:t xml:space="preserve"> </w:t>
      </w:r>
      <w:r>
        <w:rPr>
          <w:rFonts w:hint="eastAsia" w:eastAsia="黑体" w:cs="Times New Roman"/>
          <w:lang w:val="en-US" w:eastAsia="zh-CN"/>
        </w:rPr>
        <w:t>P</w:t>
      </w:r>
      <w:r>
        <w:rPr>
          <w:rFonts w:hint="eastAsia" w:eastAsia="黑体" w:cs="Times New Roman"/>
        </w:rPr>
        <w:t xml:space="preserve">anoramic roaming; </w:t>
      </w:r>
      <w:r>
        <w:rPr>
          <w:rFonts w:hint="eastAsia" w:eastAsia="黑体" w:cs="Times New Roman"/>
          <w:lang w:val="en-US" w:eastAsia="zh-CN"/>
        </w:rPr>
        <w:t>S</w:t>
      </w:r>
      <w:r>
        <w:rPr>
          <w:rFonts w:hint="eastAsia" w:eastAsia="黑体" w:cs="Times New Roman"/>
        </w:rPr>
        <w:t>olar system; Three. js</w:t>
      </w:r>
    </w:p>
    <w:p>
      <w:pPr>
        <w:spacing w:line="240" w:lineRule="auto"/>
        <w:ind w:firstLine="0" w:firstLineChars="0"/>
        <w:jc w:val="center"/>
        <w:rPr>
          <w:rFonts w:ascii="宋体" w:hAnsi="宋体"/>
          <w:sz w:val="21"/>
        </w:rPr>
        <w:sectPr>
          <w:headerReference r:id="rId5" w:type="first"/>
          <w:footerReference r:id="rId8" w:type="first"/>
          <w:headerReference r:id="rId3" w:type="default"/>
          <w:footerReference r:id="rId6" w:type="default"/>
          <w:headerReference r:id="rId4" w:type="even"/>
          <w:footerReference r:id="rId7" w:type="even"/>
          <w:pgSz w:w="11906" w:h="16838"/>
          <w:pgMar w:top="1440" w:right="1440" w:bottom="1440" w:left="1440" w:header="851" w:footer="992" w:gutter="0"/>
          <w:pgNumType w:start="1"/>
          <w:cols w:space="425" w:num="1"/>
          <w:docGrid w:type="lines" w:linePitch="312" w:charSpace="0"/>
        </w:sectPr>
      </w:pPr>
    </w:p>
    <w:sdt>
      <w:sdtPr>
        <w:rPr>
          <w:rFonts w:ascii="宋体" w:hAnsi="宋体"/>
          <w:sz w:val="21"/>
        </w:rPr>
        <w:id w:val="147458595"/>
        <w:docPartObj>
          <w:docPartGallery w:val="Table of Contents"/>
          <w:docPartUnique/>
        </w:docPartObj>
      </w:sdtPr>
      <w:sdtEndPr>
        <w:rPr>
          <w:rFonts w:ascii="宋体" w:hAnsi="宋体"/>
          <w:sz w:val="24"/>
        </w:rPr>
      </w:sdtEndPr>
      <w:sdtContent>
        <w:p>
          <w:pPr>
            <w:spacing w:line="240" w:lineRule="auto"/>
            <w:ind w:firstLine="0" w:firstLineChars="0"/>
            <w:jc w:val="center"/>
          </w:pPr>
          <w:r>
            <w:rPr>
              <w:rFonts w:hint="eastAsia" w:ascii="黑体" w:hAnsi="黑体" w:eastAsia="黑体" w:cs="黑体"/>
              <w:sz w:val="36"/>
              <w:szCs w:val="36"/>
            </w:rPr>
            <w:t>目</w:t>
          </w:r>
          <w:r>
            <w:rPr>
              <w:rFonts w:hint="eastAsia" w:ascii="黑体" w:hAnsi="黑体" w:eastAsia="黑体" w:cs="黑体"/>
              <w:sz w:val="36"/>
              <w:szCs w:val="36"/>
              <w:lang w:val="en-US" w:eastAsia="zh-CN"/>
            </w:rPr>
            <w:t xml:space="preserve">  </w:t>
          </w:r>
          <w:r>
            <w:rPr>
              <w:rFonts w:hint="eastAsia" w:ascii="黑体" w:hAnsi="黑体" w:eastAsia="黑体" w:cs="黑体"/>
              <w:sz w:val="36"/>
              <w:szCs w:val="36"/>
            </w:rPr>
            <w:t>录</w:t>
          </w:r>
        </w:p>
        <w:p>
          <w:pPr>
            <w:pStyle w:val="10"/>
            <w:tabs>
              <w:tab w:val="right" w:leader="dot" w:pos="8306"/>
            </w:tabs>
            <w:ind w:firstLine="420"/>
          </w:pPr>
          <w:r>
            <w:rPr>
              <w:rFonts w:ascii="宋体" w:hAnsi="宋体"/>
              <w:sz w:val="21"/>
            </w:rPr>
            <w:fldChar w:fldCharType="begin"/>
          </w:r>
          <w:r>
            <w:rPr>
              <w:rFonts w:ascii="宋体" w:hAnsi="宋体"/>
              <w:sz w:val="21"/>
            </w:rPr>
            <w:instrText xml:space="preserve">TOC \o "1-3" \h \u </w:instrText>
          </w:r>
          <w:r>
            <w:rPr>
              <w:rFonts w:ascii="宋体" w:hAnsi="宋体"/>
              <w:sz w:val="21"/>
            </w:rPr>
            <w:fldChar w:fldCharType="separate"/>
          </w:r>
          <w:r>
            <w:fldChar w:fldCharType="begin"/>
          </w:r>
          <w:r>
            <w:instrText xml:space="preserve"> HYPERLINK \l "_Toc6065" </w:instrText>
          </w:r>
          <w:r>
            <w:fldChar w:fldCharType="separate"/>
          </w:r>
          <w:r>
            <w:t xml:space="preserve">第1章 </w:t>
          </w:r>
          <w:r>
            <w:rPr>
              <w:rFonts w:hint="eastAsia"/>
            </w:rPr>
            <w:t>前言</w:t>
          </w:r>
          <w:r>
            <w:tab/>
          </w:r>
          <w:r>
            <w:fldChar w:fldCharType="begin"/>
          </w:r>
          <w:r>
            <w:instrText xml:space="preserve"> PAGEREF _Toc6065 </w:instrText>
          </w:r>
          <w:r>
            <w:fldChar w:fldCharType="separate"/>
          </w:r>
          <w:r>
            <w:t>3</w:t>
          </w:r>
          <w:r>
            <w:fldChar w:fldCharType="end"/>
          </w:r>
          <w:r>
            <w:fldChar w:fldCharType="end"/>
          </w:r>
        </w:p>
        <w:p>
          <w:pPr>
            <w:pStyle w:val="12"/>
            <w:tabs>
              <w:tab w:val="right" w:leader="dot" w:pos="8306"/>
            </w:tabs>
            <w:ind w:left="480" w:firstLine="480"/>
          </w:pPr>
          <w:r>
            <w:fldChar w:fldCharType="begin"/>
          </w:r>
          <w:r>
            <w:instrText xml:space="preserve"> HYPERLINK \l "_Toc19623" </w:instrText>
          </w:r>
          <w:r>
            <w:fldChar w:fldCharType="separate"/>
          </w:r>
          <w:r>
            <w:t xml:space="preserve">1.1 </w:t>
          </w:r>
          <w:r>
            <w:rPr>
              <w:rFonts w:hint="eastAsia"/>
            </w:rPr>
            <w:t>课题背景与意义</w:t>
          </w:r>
          <w:r>
            <w:tab/>
          </w:r>
          <w:r>
            <w:fldChar w:fldCharType="begin"/>
          </w:r>
          <w:r>
            <w:instrText xml:space="preserve"> PAGEREF _Toc19623 </w:instrText>
          </w:r>
          <w:r>
            <w:fldChar w:fldCharType="separate"/>
          </w:r>
          <w:r>
            <w:t>3</w:t>
          </w:r>
          <w:r>
            <w:fldChar w:fldCharType="end"/>
          </w:r>
          <w:r>
            <w:fldChar w:fldCharType="end"/>
          </w:r>
        </w:p>
        <w:p>
          <w:pPr>
            <w:pStyle w:val="12"/>
            <w:tabs>
              <w:tab w:val="right" w:leader="dot" w:pos="8306"/>
            </w:tabs>
            <w:ind w:left="480" w:firstLine="480"/>
          </w:pPr>
          <w:r>
            <w:fldChar w:fldCharType="begin"/>
          </w:r>
          <w:r>
            <w:instrText xml:space="preserve"> HYPERLINK \l "_Toc5252" </w:instrText>
          </w:r>
          <w:r>
            <w:fldChar w:fldCharType="separate"/>
          </w:r>
          <w:r>
            <w:t xml:space="preserve">1.2 </w:t>
          </w:r>
          <w:r>
            <w:rPr>
              <w:rFonts w:hint="eastAsia"/>
            </w:rPr>
            <w:t>课题目标</w:t>
          </w:r>
          <w:r>
            <w:tab/>
          </w:r>
          <w:r>
            <w:fldChar w:fldCharType="begin"/>
          </w:r>
          <w:r>
            <w:instrText xml:space="preserve"> PAGEREF _Toc5252 </w:instrText>
          </w:r>
          <w:r>
            <w:fldChar w:fldCharType="separate"/>
          </w:r>
          <w:r>
            <w:t>3</w:t>
          </w:r>
          <w:r>
            <w:fldChar w:fldCharType="end"/>
          </w:r>
          <w:r>
            <w:fldChar w:fldCharType="end"/>
          </w:r>
        </w:p>
        <w:p>
          <w:pPr>
            <w:pStyle w:val="10"/>
            <w:tabs>
              <w:tab w:val="right" w:leader="dot" w:pos="8306"/>
            </w:tabs>
            <w:ind w:firstLine="480"/>
          </w:pPr>
          <w:r>
            <w:fldChar w:fldCharType="begin"/>
          </w:r>
          <w:r>
            <w:instrText xml:space="preserve"> HYPERLINK \l "_Toc6237" </w:instrText>
          </w:r>
          <w:r>
            <w:fldChar w:fldCharType="separate"/>
          </w:r>
          <w:r>
            <w:t xml:space="preserve">第2章 </w:t>
          </w:r>
          <w:r>
            <w:rPr>
              <w:rFonts w:hint="eastAsia"/>
            </w:rPr>
            <w:t>相关技术介绍</w:t>
          </w:r>
          <w:r>
            <w:tab/>
          </w:r>
          <w:r>
            <w:fldChar w:fldCharType="begin"/>
          </w:r>
          <w:r>
            <w:instrText xml:space="preserve"> PAGEREF _Toc6237 </w:instrText>
          </w:r>
          <w:r>
            <w:fldChar w:fldCharType="separate"/>
          </w:r>
          <w:r>
            <w:t>5</w:t>
          </w:r>
          <w:r>
            <w:fldChar w:fldCharType="end"/>
          </w:r>
          <w:r>
            <w:fldChar w:fldCharType="end"/>
          </w:r>
        </w:p>
        <w:p>
          <w:pPr>
            <w:pStyle w:val="12"/>
            <w:tabs>
              <w:tab w:val="right" w:leader="dot" w:pos="8306"/>
            </w:tabs>
            <w:ind w:left="480" w:firstLine="480"/>
          </w:pPr>
          <w:r>
            <w:fldChar w:fldCharType="begin"/>
          </w:r>
          <w:r>
            <w:instrText xml:space="preserve"> HYPERLINK \l "_Toc2931" </w:instrText>
          </w:r>
          <w:r>
            <w:fldChar w:fldCharType="separate"/>
          </w:r>
          <w:r>
            <w:rPr>
              <w:rFonts w:hint="eastAsia"/>
            </w:rPr>
            <w:t>2.1 漫游空间的编辑</w:t>
          </w:r>
          <w:r>
            <w:tab/>
          </w:r>
          <w:r>
            <w:fldChar w:fldCharType="begin"/>
          </w:r>
          <w:r>
            <w:instrText xml:space="preserve"> PAGEREF _Toc2931 </w:instrText>
          </w:r>
          <w:r>
            <w:fldChar w:fldCharType="separate"/>
          </w:r>
          <w:r>
            <w:t>5</w:t>
          </w:r>
          <w:r>
            <w:fldChar w:fldCharType="end"/>
          </w:r>
          <w:r>
            <w:fldChar w:fldCharType="end"/>
          </w:r>
        </w:p>
        <w:p>
          <w:pPr>
            <w:pStyle w:val="6"/>
            <w:tabs>
              <w:tab w:val="right" w:leader="dot" w:pos="8306"/>
            </w:tabs>
            <w:ind w:left="960" w:firstLine="480"/>
          </w:pPr>
          <w:r>
            <w:fldChar w:fldCharType="begin"/>
          </w:r>
          <w:r>
            <w:instrText xml:space="preserve"> HYPERLINK \l "_Toc17277" </w:instrText>
          </w:r>
          <w:r>
            <w:fldChar w:fldCharType="separate"/>
          </w:r>
          <w:r>
            <w:rPr>
              <w:rFonts w:hint="eastAsia"/>
            </w:rPr>
            <w:t>2.1.1使用Three.js渲染场景</w:t>
          </w:r>
          <w:r>
            <w:tab/>
          </w:r>
          <w:r>
            <w:fldChar w:fldCharType="begin"/>
          </w:r>
          <w:r>
            <w:instrText xml:space="preserve"> PAGEREF _Toc17277 </w:instrText>
          </w:r>
          <w:r>
            <w:fldChar w:fldCharType="separate"/>
          </w:r>
          <w:r>
            <w:t>5</w:t>
          </w:r>
          <w:r>
            <w:fldChar w:fldCharType="end"/>
          </w:r>
          <w:r>
            <w:fldChar w:fldCharType="end"/>
          </w:r>
        </w:p>
        <w:p>
          <w:pPr>
            <w:pStyle w:val="6"/>
            <w:tabs>
              <w:tab w:val="right" w:leader="dot" w:pos="8306"/>
            </w:tabs>
            <w:ind w:left="960" w:firstLine="480"/>
          </w:pPr>
          <w:r>
            <w:fldChar w:fldCharType="begin"/>
          </w:r>
          <w:r>
            <w:instrText xml:space="preserve"> HYPERLINK \l "_Toc32749" </w:instrText>
          </w:r>
          <w:r>
            <w:fldChar w:fldCharType="separate"/>
          </w:r>
          <w:r>
            <w:rPr>
              <w:rFonts w:hint="eastAsia"/>
            </w:rPr>
            <w:t>2.1.2 为场景创建动画</w:t>
          </w:r>
          <w:r>
            <w:tab/>
          </w:r>
          <w:r>
            <w:fldChar w:fldCharType="begin"/>
          </w:r>
          <w:r>
            <w:instrText xml:space="preserve"> PAGEREF _Toc32749 </w:instrText>
          </w:r>
          <w:r>
            <w:fldChar w:fldCharType="separate"/>
          </w:r>
          <w:r>
            <w:t>8</w:t>
          </w:r>
          <w:r>
            <w:fldChar w:fldCharType="end"/>
          </w:r>
          <w:r>
            <w:fldChar w:fldCharType="end"/>
          </w:r>
        </w:p>
        <w:p>
          <w:pPr>
            <w:pStyle w:val="12"/>
            <w:tabs>
              <w:tab w:val="right" w:leader="dot" w:pos="8306"/>
            </w:tabs>
            <w:ind w:left="480" w:firstLine="480"/>
          </w:pPr>
          <w:r>
            <w:fldChar w:fldCharType="begin"/>
          </w:r>
          <w:r>
            <w:instrText xml:space="preserve"> HYPERLINK \l "_Toc5028" </w:instrText>
          </w:r>
          <w:r>
            <w:fldChar w:fldCharType="separate"/>
          </w:r>
          <w:r>
            <w:rPr>
              <w:rFonts w:hint="eastAsia"/>
            </w:rPr>
            <w:t>2.2 太阳系具体信息的展示</w:t>
          </w:r>
          <w:r>
            <w:tab/>
          </w:r>
          <w:r>
            <w:fldChar w:fldCharType="begin"/>
          </w:r>
          <w:r>
            <w:instrText xml:space="preserve"> PAGEREF _Toc5028 </w:instrText>
          </w:r>
          <w:r>
            <w:fldChar w:fldCharType="separate"/>
          </w:r>
          <w:r>
            <w:t>9</w:t>
          </w:r>
          <w:r>
            <w:fldChar w:fldCharType="end"/>
          </w:r>
          <w:r>
            <w:fldChar w:fldCharType="end"/>
          </w:r>
        </w:p>
        <w:p>
          <w:pPr>
            <w:pStyle w:val="10"/>
            <w:tabs>
              <w:tab w:val="right" w:leader="dot" w:pos="8306"/>
            </w:tabs>
            <w:ind w:firstLine="480"/>
          </w:pPr>
          <w:r>
            <w:fldChar w:fldCharType="begin"/>
          </w:r>
          <w:r>
            <w:instrText xml:space="preserve"> HYPERLINK \l "_Toc22876" </w:instrText>
          </w:r>
          <w:r>
            <w:fldChar w:fldCharType="separate"/>
          </w:r>
          <w:r>
            <w:t xml:space="preserve">第3章 </w:t>
          </w:r>
          <w:r>
            <w:rPr>
              <w:rFonts w:hint="eastAsia"/>
            </w:rPr>
            <w:t>系统分析</w:t>
          </w:r>
          <w:r>
            <w:tab/>
          </w:r>
          <w:r>
            <w:fldChar w:fldCharType="begin"/>
          </w:r>
          <w:r>
            <w:instrText xml:space="preserve"> PAGEREF _Toc22876 </w:instrText>
          </w:r>
          <w:r>
            <w:fldChar w:fldCharType="separate"/>
          </w:r>
          <w:r>
            <w:t>10</w:t>
          </w:r>
          <w:r>
            <w:fldChar w:fldCharType="end"/>
          </w:r>
          <w:r>
            <w:fldChar w:fldCharType="end"/>
          </w:r>
        </w:p>
        <w:p>
          <w:pPr>
            <w:pStyle w:val="12"/>
            <w:tabs>
              <w:tab w:val="right" w:leader="dot" w:pos="8306"/>
            </w:tabs>
            <w:ind w:left="480" w:firstLine="480"/>
          </w:pPr>
          <w:r>
            <w:fldChar w:fldCharType="begin"/>
          </w:r>
          <w:r>
            <w:instrText xml:space="preserve"> HYPERLINK \l "_Toc12748" </w:instrText>
          </w:r>
          <w:r>
            <w:fldChar w:fldCharType="separate"/>
          </w:r>
          <w:r>
            <w:rPr>
              <w:rFonts w:hint="eastAsia"/>
            </w:rPr>
            <w:t>3.1 可行性分析</w:t>
          </w:r>
          <w:r>
            <w:tab/>
          </w:r>
          <w:r>
            <w:fldChar w:fldCharType="begin"/>
          </w:r>
          <w:r>
            <w:instrText xml:space="preserve"> PAGEREF _Toc12748 </w:instrText>
          </w:r>
          <w:r>
            <w:fldChar w:fldCharType="separate"/>
          </w:r>
          <w:r>
            <w:t>10</w:t>
          </w:r>
          <w:r>
            <w:fldChar w:fldCharType="end"/>
          </w:r>
          <w:r>
            <w:fldChar w:fldCharType="end"/>
          </w:r>
        </w:p>
        <w:p>
          <w:pPr>
            <w:pStyle w:val="6"/>
            <w:tabs>
              <w:tab w:val="right" w:leader="dot" w:pos="8306"/>
            </w:tabs>
            <w:ind w:left="960" w:firstLine="480"/>
          </w:pPr>
          <w:r>
            <w:fldChar w:fldCharType="begin"/>
          </w:r>
          <w:r>
            <w:instrText xml:space="preserve"> HYPERLINK \l "_Toc26403" </w:instrText>
          </w:r>
          <w:r>
            <w:fldChar w:fldCharType="separate"/>
          </w:r>
          <w:r>
            <w:rPr>
              <w:rFonts w:hint="eastAsia"/>
            </w:rPr>
            <w:t>3.1.1 技术可行性</w:t>
          </w:r>
          <w:r>
            <w:tab/>
          </w:r>
          <w:r>
            <w:fldChar w:fldCharType="begin"/>
          </w:r>
          <w:r>
            <w:instrText xml:space="preserve"> PAGEREF _Toc26403 </w:instrText>
          </w:r>
          <w:r>
            <w:fldChar w:fldCharType="separate"/>
          </w:r>
          <w:r>
            <w:t>10</w:t>
          </w:r>
          <w:r>
            <w:fldChar w:fldCharType="end"/>
          </w:r>
          <w:r>
            <w:fldChar w:fldCharType="end"/>
          </w:r>
        </w:p>
        <w:p>
          <w:pPr>
            <w:pStyle w:val="6"/>
            <w:tabs>
              <w:tab w:val="right" w:leader="dot" w:pos="8306"/>
            </w:tabs>
            <w:ind w:left="960" w:firstLine="480"/>
          </w:pPr>
          <w:r>
            <w:fldChar w:fldCharType="begin"/>
          </w:r>
          <w:r>
            <w:instrText xml:space="preserve"> HYPERLINK \l "_Toc6360" </w:instrText>
          </w:r>
          <w:r>
            <w:fldChar w:fldCharType="separate"/>
          </w:r>
          <w:r>
            <w:rPr>
              <w:rFonts w:hint="eastAsia"/>
            </w:rPr>
            <w:t>3.1.2 操作可行性</w:t>
          </w:r>
          <w:r>
            <w:tab/>
          </w:r>
          <w:r>
            <w:fldChar w:fldCharType="begin"/>
          </w:r>
          <w:r>
            <w:instrText xml:space="preserve"> PAGEREF _Toc6360 </w:instrText>
          </w:r>
          <w:r>
            <w:fldChar w:fldCharType="separate"/>
          </w:r>
          <w:r>
            <w:t>10</w:t>
          </w:r>
          <w:r>
            <w:fldChar w:fldCharType="end"/>
          </w:r>
          <w:r>
            <w:fldChar w:fldCharType="end"/>
          </w:r>
        </w:p>
        <w:p>
          <w:pPr>
            <w:pStyle w:val="6"/>
            <w:tabs>
              <w:tab w:val="right" w:leader="dot" w:pos="8306"/>
            </w:tabs>
            <w:ind w:left="960" w:firstLine="480"/>
          </w:pPr>
          <w:r>
            <w:fldChar w:fldCharType="begin"/>
          </w:r>
          <w:r>
            <w:instrText xml:space="preserve"> HYPERLINK \l "_Toc9599" </w:instrText>
          </w:r>
          <w:r>
            <w:fldChar w:fldCharType="separate"/>
          </w:r>
          <w:r>
            <w:rPr>
              <w:rFonts w:hint="eastAsia"/>
            </w:rPr>
            <w:t>3.1.3 法律可行性</w:t>
          </w:r>
          <w:r>
            <w:tab/>
          </w:r>
          <w:r>
            <w:fldChar w:fldCharType="begin"/>
          </w:r>
          <w:r>
            <w:instrText xml:space="preserve"> PAGEREF _Toc9599 </w:instrText>
          </w:r>
          <w:r>
            <w:fldChar w:fldCharType="separate"/>
          </w:r>
          <w:r>
            <w:t>10</w:t>
          </w:r>
          <w:r>
            <w:fldChar w:fldCharType="end"/>
          </w:r>
          <w:r>
            <w:fldChar w:fldCharType="end"/>
          </w:r>
        </w:p>
        <w:p>
          <w:pPr>
            <w:pStyle w:val="12"/>
            <w:tabs>
              <w:tab w:val="right" w:leader="dot" w:pos="8306"/>
            </w:tabs>
            <w:ind w:left="480" w:firstLine="480"/>
          </w:pPr>
          <w:r>
            <w:fldChar w:fldCharType="begin"/>
          </w:r>
          <w:r>
            <w:instrText xml:space="preserve"> HYPERLINK \l "_Toc5483" </w:instrText>
          </w:r>
          <w:r>
            <w:fldChar w:fldCharType="separate"/>
          </w:r>
          <w:r>
            <w:rPr>
              <w:rFonts w:hint="eastAsia"/>
            </w:rPr>
            <w:t>3.2 需求分析</w:t>
          </w:r>
          <w:r>
            <w:tab/>
          </w:r>
          <w:r>
            <w:fldChar w:fldCharType="begin"/>
          </w:r>
          <w:r>
            <w:instrText xml:space="preserve"> PAGEREF _Toc5483 </w:instrText>
          </w:r>
          <w:r>
            <w:fldChar w:fldCharType="separate"/>
          </w:r>
          <w:r>
            <w:t>10</w:t>
          </w:r>
          <w:r>
            <w:fldChar w:fldCharType="end"/>
          </w:r>
          <w:r>
            <w:fldChar w:fldCharType="end"/>
          </w:r>
        </w:p>
        <w:p>
          <w:pPr>
            <w:pStyle w:val="6"/>
            <w:tabs>
              <w:tab w:val="right" w:leader="dot" w:pos="8306"/>
            </w:tabs>
            <w:ind w:left="960" w:firstLine="480"/>
          </w:pPr>
          <w:r>
            <w:fldChar w:fldCharType="begin"/>
          </w:r>
          <w:r>
            <w:instrText xml:space="preserve"> HYPERLINK \l "_Toc21108" </w:instrText>
          </w:r>
          <w:r>
            <w:fldChar w:fldCharType="separate"/>
          </w:r>
          <w:r>
            <w:rPr>
              <w:rFonts w:hint="eastAsia"/>
            </w:rPr>
            <w:t>3.2.1 功能需求</w:t>
          </w:r>
          <w:r>
            <w:tab/>
          </w:r>
          <w:r>
            <w:fldChar w:fldCharType="begin"/>
          </w:r>
          <w:r>
            <w:instrText xml:space="preserve"> PAGEREF _Toc21108 </w:instrText>
          </w:r>
          <w:r>
            <w:fldChar w:fldCharType="separate"/>
          </w:r>
          <w:r>
            <w:t>10</w:t>
          </w:r>
          <w:r>
            <w:fldChar w:fldCharType="end"/>
          </w:r>
          <w:r>
            <w:fldChar w:fldCharType="end"/>
          </w:r>
        </w:p>
        <w:p>
          <w:pPr>
            <w:pStyle w:val="6"/>
            <w:tabs>
              <w:tab w:val="right" w:leader="dot" w:pos="8306"/>
            </w:tabs>
            <w:ind w:left="960" w:firstLine="480"/>
          </w:pPr>
          <w:r>
            <w:fldChar w:fldCharType="begin"/>
          </w:r>
          <w:r>
            <w:instrText xml:space="preserve"> HYPERLINK \l "_Toc18848" </w:instrText>
          </w:r>
          <w:r>
            <w:fldChar w:fldCharType="separate"/>
          </w:r>
          <w:r>
            <w:rPr>
              <w:rFonts w:hint="eastAsia"/>
            </w:rPr>
            <w:t>3.2.2 性能需求</w:t>
          </w:r>
          <w:r>
            <w:tab/>
          </w:r>
          <w:r>
            <w:fldChar w:fldCharType="begin"/>
          </w:r>
          <w:r>
            <w:instrText xml:space="preserve"> PAGEREF _Toc18848 </w:instrText>
          </w:r>
          <w:r>
            <w:fldChar w:fldCharType="separate"/>
          </w:r>
          <w:r>
            <w:t>11</w:t>
          </w:r>
          <w:r>
            <w:fldChar w:fldCharType="end"/>
          </w:r>
          <w:r>
            <w:fldChar w:fldCharType="end"/>
          </w:r>
        </w:p>
        <w:p>
          <w:pPr>
            <w:pStyle w:val="6"/>
            <w:tabs>
              <w:tab w:val="right" w:leader="dot" w:pos="8306"/>
            </w:tabs>
            <w:ind w:left="960" w:firstLine="480"/>
          </w:pPr>
          <w:r>
            <w:fldChar w:fldCharType="begin"/>
          </w:r>
          <w:r>
            <w:instrText xml:space="preserve"> HYPERLINK \l "_Toc6964" </w:instrText>
          </w:r>
          <w:r>
            <w:fldChar w:fldCharType="separate"/>
          </w:r>
          <w:r>
            <w:rPr>
              <w:rFonts w:hint="eastAsia"/>
            </w:rPr>
            <w:t>3.2.3 运行需求</w:t>
          </w:r>
          <w:r>
            <w:tab/>
          </w:r>
          <w:r>
            <w:fldChar w:fldCharType="begin"/>
          </w:r>
          <w:r>
            <w:instrText xml:space="preserve"> PAGEREF _Toc6964 </w:instrText>
          </w:r>
          <w:r>
            <w:fldChar w:fldCharType="separate"/>
          </w:r>
          <w:r>
            <w:t>11</w:t>
          </w:r>
          <w:r>
            <w:fldChar w:fldCharType="end"/>
          </w:r>
          <w:r>
            <w:fldChar w:fldCharType="end"/>
          </w:r>
        </w:p>
        <w:p>
          <w:pPr>
            <w:pStyle w:val="10"/>
            <w:tabs>
              <w:tab w:val="right" w:leader="dot" w:pos="8306"/>
            </w:tabs>
            <w:ind w:firstLine="480"/>
          </w:pPr>
          <w:r>
            <w:fldChar w:fldCharType="begin"/>
          </w:r>
          <w:r>
            <w:instrText xml:space="preserve"> HYPERLINK \l "_Toc31583" </w:instrText>
          </w:r>
          <w:r>
            <w:fldChar w:fldCharType="separate"/>
          </w:r>
          <w:r>
            <w:t xml:space="preserve">第4章 </w:t>
          </w:r>
          <w:r>
            <w:rPr>
              <w:rFonts w:hint="eastAsia"/>
            </w:rPr>
            <w:t>系统设计与模型分析</w:t>
          </w:r>
          <w:r>
            <w:tab/>
          </w:r>
          <w:r>
            <w:fldChar w:fldCharType="begin"/>
          </w:r>
          <w:r>
            <w:instrText xml:space="preserve"> PAGEREF _Toc31583 </w:instrText>
          </w:r>
          <w:r>
            <w:fldChar w:fldCharType="separate"/>
          </w:r>
          <w:r>
            <w:t>12</w:t>
          </w:r>
          <w:r>
            <w:fldChar w:fldCharType="end"/>
          </w:r>
          <w:r>
            <w:fldChar w:fldCharType="end"/>
          </w:r>
        </w:p>
        <w:p>
          <w:pPr>
            <w:pStyle w:val="12"/>
            <w:tabs>
              <w:tab w:val="right" w:leader="dot" w:pos="8306"/>
            </w:tabs>
            <w:ind w:left="480" w:firstLine="480"/>
          </w:pPr>
          <w:r>
            <w:fldChar w:fldCharType="begin"/>
          </w:r>
          <w:r>
            <w:instrText xml:space="preserve"> HYPERLINK \l "_Toc11676" </w:instrText>
          </w:r>
          <w:r>
            <w:fldChar w:fldCharType="separate"/>
          </w:r>
          <w:r>
            <w:rPr>
              <w:rFonts w:hint="eastAsia"/>
            </w:rPr>
            <w:t>4.1 系统的总体设计</w:t>
          </w:r>
          <w:r>
            <w:tab/>
          </w:r>
          <w:r>
            <w:fldChar w:fldCharType="begin"/>
          </w:r>
          <w:r>
            <w:instrText xml:space="preserve"> PAGEREF _Toc11676 </w:instrText>
          </w:r>
          <w:r>
            <w:fldChar w:fldCharType="separate"/>
          </w:r>
          <w:r>
            <w:t>12</w:t>
          </w:r>
          <w:r>
            <w:fldChar w:fldCharType="end"/>
          </w:r>
          <w:r>
            <w:fldChar w:fldCharType="end"/>
          </w:r>
        </w:p>
        <w:p>
          <w:pPr>
            <w:pStyle w:val="6"/>
            <w:tabs>
              <w:tab w:val="right" w:leader="dot" w:pos="8306"/>
            </w:tabs>
            <w:ind w:left="960" w:firstLine="480"/>
          </w:pPr>
          <w:r>
            <w:fldChar w:fldCharType="begin"/>
          </w:r>
          <w:r>
            <w:instrText xml:space="preserve"> HYPERLINK \l "_Toc27224" </w:instrText>
          </w:r>
          <w:r>
            <w:fldChar w:fldCharType="separate"/>
          </w:r>
          <w:r>
            <w:rPr>
              <w:rFonts w:hint="eastAsia"/>
            </w:rPr>
            <w:t>4.1.1 设计约束和原则</w:t>
          </w:r>
          <w:r>
            <w:tab/>
          </w:r>
          <w:r>
            <w:fldChar w:fldCharType="begin"/>
          </w:r>
          <w:r>
            <w:instrText xml:space="preserve"> PAGEREF _Toc27224 </w:instrText>
          </w:r>
          <w:r>
            <w:fldChar w:fldCharType="separate"/>
          </w:r>
          <w:r>
            <w:t>12</w:t>
          </w:r>
          <w:r>
            <w:fldChar w:fldCharType="end"/>
          </w:r>
          <w:r>
            <w:fldChar w:fldCharType="end"/>
          </w:r>
        </w:p>
        <w:p>
          <w:pPr>
            <w:pStyle w:val="6"/>
            <w:tabs>
              <w:tab w:val="right" w:leader="dot" w:pos="8306"/>
            </w:tabs>
            <w:ind w:left="960" w:firstLine="480"/>
          </w:pPr>
          <w:r>
            <w:fldChar w:fldCharType="begin"/>
          </w:r>
          <w:r>
            <w:instrText xml:space="preserve"> HYPERLINK \l "_Toc5821" </w:instrText>
          </w:r>
          <w:r>
            <w:fldChar w:fldCharType="separate"/>
          </w:r>
          <w:r>
            <w:rPr>
              <w:rFonts w:hint="eastAsia"/>
            </w:rPr>
            <w:t>4.1.2 功能结构</w:t>
          </w:r>
          <w:r>
            <w:tab/>
          </w:r>
          <w:r>
            <w:fldChar w:fldCharType="begin"/>
          </w:r>
          <w:r>
            <w:instrText xml:space="preserve"> PAGEREF _Toc5821 </w:instrText>
          </w:r>
          <w:r>
            <w:fldChar w:fldCharType="separate"/>
          </w:r>
          <w:r>
            <w:t>12</w:t>
          </w:r>
          <w:r>
            <w:fldChar w:fldCharType="end"/>
          </w:r>
          <w:r>
            <w:fldChar w:fldCharType="end"/>
          </w:r>
        </w:p>
        <w:p>
          <w:pPr>
            <w:pStyle w:val="6"/>
            <w:tabs>
              <w:tab w:val="right" w:leader="dot" w:pos="8306"/>
            </w:tabs>
            <w:ind w:left="960" w:firstLine="480"/>
          </w:pPr>
          <w:r>
            <w:fldChar w:fldCharType="begin"/>
          </w:r>
          <w:r>
            <w:instrText xml:space="preserve"> HYPERLINK \l "_Toc4852" </w:instrText>
          </w:r>
          <w:r>
            <w:fldChar w:fldCharType="separate"/>
          </w:r>
          <w:r>
            <w:rPr>
              <w:rFonts w:hint="eastAsia"/>
            </w:rPr>
            <w:t>4.1.3 系统架构</w:t>
          </w:r>
          <w:r>
            <w:tab/>
          </w:r>
          <w:r>
            <w:fldChar w:fldCharType="begin"/>
          </w:r>
          <w:r>
            <w:instrText xml:space="preserve"> PAGEREF _Toc4852 </w:instrText>
          </w:r>
          <w:r>
            <w:fldChar w:fldCharType="separate"/>
          </w:r>
          <w:r>
            <w:t>13</w:t>
          </w:r>
          <w:r>
            <w:fldChar w:fldCharType="end"/>
          </w:r>
          <w:r>
            <w:fldChar w:fldCharType="end"/>
          </w:r>
        </w:p>
        <w:p>
          <w:pPr>
            <w:pStyle w:val="12"/>
            <w:tabs>
              <w:tab w:val="right" w:leader="dot" w:pos="8306"/>
            </w:tabs>
            <w:ind w:left="480" w:firstLine="480"/>
          </w:pPr>
          <w:r>
            <w:fldChar w:fldCharType="begin"/>
          </w:r>
          <w:r>
            <w:instrText xml:space="preserve"> HYPERLINK \l "_Toc24203" </w:instrText>
          </w:r>
          <w:r>
            <w:fldChar w:fldCharType="separate"/>
          </w:r>
          <w:r>
            <w:rPr>
              <w:rFonts w:hint="eastAsia"/>
            </w:rPr>
            <w:t>4.2 物理模型分析</w:t>
          </w:r>
          <w:r>
            <w:tab/>
          </w:r>
          <w:r>
            <w:fldChar w:fldCharType="begin"/>
          </w:r>
          <w:r>
            <w:instrText xml:space="preserve"> PAGEREF _Toc24203 </w:instrText>
          </w:r>
          <w:r>
            <w:fldChar w:fldCharType="separate"/>
          </w:r>
          <w:r>
            <w:t>14</w:t>
          </w:r>
          <w:r>
            <w:fldChar w:fldCharType="end"/>
          </w:r>
          <w:r>
            <w:fldChar w:fldCharType="end"/>
          </w:r>
        </w:p>
        <w:p>
          <w:pPr>
            <w:pStyle w:val="6"/>
            <w:tabs>
              <w:tab w:val="right" w:leader="dot" w:pos="8306"/>
            </w:tabs>
            <w:ind w:left="960" w:firstLine="480"/>
          </w:pPr>
          <w:r>
            <w:fldChar w:fldCharType="begin"/>
          </w:r>
          <w:r>
            <w:instrText xml:space="preserve"> HYPERLINK \l "_Toc11711" </w:instrText>
          </w:r>
          <w:r>
            <w:fldChar w:fldCharType="separate"/>
          </w:r>
          <w:r>
            <w:rPr>
              <w:rFonts w:hint="eastAsia"/>
            </w:rPr>
            <w:t>4.2.1 物理模型概况</w:t>
          </w:r>
          <w:r>
            <w:tab/>
          </w:r>
          <w:r>
            <w:fldChar w:fldCharType="begin"/>
          </w:r>
          <w:r>
            <w:instrText xml:space="preserve"> PAGEREF _Toc11711 </w:instrText>
          </w:r>
          <w:r>
            <w:fldChar w:fldCharType="separate"/>
          </w:r>
          <w:r>
            <w:t>14</w:t>
          </w:r>
          <w:r>
            <w:fldChar w:fldCharType="end"/>
          </w:r>
          <w:r>
            <w:fldChar w:fldCharType="end"/>
          </w:r>
        </w:p>
        <w:p>
          <w:pPr>
            <w:pStyle w:val="6"/>
            <w:tabs>
              <w:tab w:val="right" w:leader="dot" w:pos="8306"/>
            </w:tabs>
            <w:ind w:left="960" w:firstLine="480"/>
          </w:pPr>
          <w:r>
            <w:fldChar w:fldCharType="begin"/>
          </w:r>
          <w:r>
            <w:instrText xml:space="preserve"> HYPERLINK \l "_Toc4649" </w:instrText>
          </w:r>
          <w:r>
            <w:fldChar w:fldCharType="separate"/>
          </w:r>
          <w:r>
            <w:rPr>
              <w:rFonts w:hint="eastAsia"/>
            </w:rPr>
            <w:t>4.2.2 太阳模型</w:t>
          </w:r>
          <w:r>
            <w:tab/>
          </w:r>
          <w:r>
            <w:fldChar w:fldCharType="begin"/>
          </w:r>
          <w:r>
            <w:instrText xml:space="preserve"> PAGEREF _Toc4649 </w:instrText>
          </w:r>
          <w:r>
            <w:fldChar w:fldCharType="separate"/>
          </w:r>
          <w:r>
            <w:t>15</w:t>
          </w:r>
          <w:r>
            <w:fldChar w:fldCharType="end"/>
          </w:r>
          <w:r>
            <w:fldChar w:fldCharType="end"/>
          </w:r>
        </w:p>
        <w:p>
          <w:pPr>
            <w:pStyle w:val="6"/>
            <w:tabs>
              <w:tab w:val="right" w:leader="dot" w:pos="8306"/>
            </w:tabs>
            <w:ind w:left="960" w:firstLine="480"/>
          </w:pPr>
          <w:r>
            <w:fldChar w:fldCharType="begin"/>
          </w:r>
          <w:r>
            <w:instrText xml:space="preserve"> HYPERLINK \l "_Toc30477" </w:instrText>
          </w:r>
          <w:r>
            <w:fldChar w:fldCharType="separate"/>
          </w:r>
          <w:r>
            <w:rPr>
              <w:rFonts w:hint="eastAsia"/>
            </w:rPr>
            <w:t>4.2.3 行星模型</w:t>
          </w:r>
          <w:r>
            <w:tab/>
          </w:r>
          <w:r>
            <w:fldChar w:fldCharType="begin"/>
          </w:r>
          <w:r>
            <w:instrText xml:space="preserve"> PAGEREF _Toc30477 </w:instrText>
          </w:r>
          <w:r>
            <w:fldChar w:fldCharType="separate"/>
          </w:r>
          <w:r>
            <w:t>15</w:t>
          </w:r>
          <w:r>
            <w:fldChar w:fldCharType="end"/>
          </w:r>
          <w:r>
            <w:fldChar w:fldCharType="end"/>
          </w:r>
        </w:p>
        <w:p>
          <w:pPr>
            <w:pStyle w:val="10"/>
            <w:tabs>
              <w:tab w:val="right" w:leader="dot" w:pos="8306"/>
            </w:tabs>
            <w:ind w:firstLine="480"/>
          </w:pPr>
          <w:r>
            <w:fldChar w:fldCharType="begin"/>
          </w:r>
          <w:r>
            <w:instrText xml:space="preserve"> HYPERLINK \l "_Toc14697" </w:instrText>
          </w:r>
          <w:r>
            <w:fldChar w:fldCharType="separate"/>
          </w:r>
          <w:r>
            <w:t xml:space="preserve">第5章 </w:t>
          </w:r>
          <w:r>
            <w:rPr>
              <w:rFonts w:hint="eastAsia"/>
            </w:rPr>
            <w:t>具体实现</w:t>
          </w:r>
          <w:r>
            <w:tab/>
          </w:r>
          <w:r>
            <w:fldChar w:fldCharType="begin"/>
          </w:r>
          <w:r>
            <w:instrText xml:space="preserve"> PAGEREF _Toc14697 </w:instrText>
          </w:r>
          <w:r>
            <w:fldChar w:fldCharType="separate"/>
          </w:r>
          <w:r>
            <w:t>16</w:t>
          </w:r>
          <w:r>
            <w:fldChar w:fldCharType="end"/>
          </w:r>
          <w:r>
            <w:fldChar w:fldCharType="end"/>
          </w:r>
        </w:p>
        <w:p>
          <w:pPr>
            <w:pStyle w:val="12"/>
            <w:tabs>
              <w:tab w:val="right" w:leader="dot" w:pos="8306"/>
            </w:tabs>
            <w:ind w:left="480" w:firstLine="480"/>
          </w:pPr>
          <w:r>
            <w:fldChar w:fldCharType="begin"/>
          </w:r>
          <w:r>
            <w:instrText xml:space="preserve"> HYPERLINK \l "_Toc26863" </w:instrText>
          </w:r>
          <w:r>
            <w:fldChar w:fldCharType="separate"/>
          </w:r>
          <w:r>
            <w:rPr>
              <w:rFonts w:hint="eastAsia"/>
            </w:rPr>
            <w:t>5.1 系统概述</w:t>
          </w:r>
          <w:r>
            <w:tab/>
          </w:r>
          <w:r>
            <w:fldChar w:fldCharType="begin"/>
          </w:r>
          <w:r>
            <w:instrText xml:space="preserve"> PAGEREF _Toc26863 </w:instrText>
          </w:r>
          <w:r>
            <w:fldChar w:fldCharType="separate"/>
          </w:r>
          <w:r>
            <w:t>16</w:t>
          </w:r>
          <w:r>
            <w:fldChar w:fldCharType="end"/>
          </w:r>
          <w:r>
            <w:fldChar w:fldCharType="end"/>
          </w:r>
        </w:p>
        <w:p>
          <w:pPr>
            <w:pStyle w:val="12"/>
            <w:tabs>
              <w:tab w:val="right" w:leader="dot" w:pos="8306"/>
            </w:tabs>
            <w:ind w:left="480" w:firstLine="480"/>
          </w:pPr>
          <w:r>
            <w:fldChar w:fldCharType="begin"/>
          </w:r>
          <w:r>
            <w:instrText xml:space="preserve"> HYPERLINK \l "_Toc22905" </w:instrText>
          </w:r>
          <w:r>
            <w:fldChar w:fldCharType="separate"/>
          </w:r>
          <w:r>
            <w:rPr>
              <w:rFonts w:hint="eastAsia"/>
            </w:rPr>
            <w:t>5.2系统模型实现</w:t>
          </w:r>
          <w:r>
            <w:tab/>
          </w:r>
          <w:r>
            <w:fldChar w:fldCharType="begin"/>
          </w:r>
          <w:r>
            <w:instrText xml:space="preserve"> PAGEREF _Toc22905 </w:instrText>
          </w:r>
          <w:r>
            <w:fldChar w:fldCharType="separate"/>
          </w:r>
          <w:r>
            <w:t>16</w:t>
          </w:r>
          <w:r>
            <w:fldChar w:fldCharType="end"/>
          </w:r>
          <w:r>
            <w:fldChar w:fldCharType="end"/>
          </w:r>
        </w:p>
        <w:p>
          <w:pPr>
            <w:pStyle w:val="6"/>
            <w:tabs>
              <w:tab w:val="right" w:leader="dot" w:pos="8306"/>
            </w:tabs>
            <w:ind w:left="960" w:firstLine="480"/>
          </w:pPr>
          <w:r>
            <w:fldChar w:fldCharType="begin"/>
          </w:r>
          <w:r>
            <w:instrText xml:space="preserve"> HYPERLINK \l "_Toc8632" </w:instrText>
          </w:r>
          <w:r>
            <w:fldChar w:fldCharType="separate"/>
          </w:r>
          <w:r>
            <w:rPr>
              <w:rFonts w:hint="eastAsia"/>
            </w:rPr>
            <w:t>5.2.1 相关描述</w:t>
          </w:r>
          <w:r>
            <w:tab/>
          </w:r>
          <w:r>
            <w:fldChar w:fldCharType="begin"/>
          </w:r>
          <w:r>
            <w:instrText xml:space="preserve"> PAGEREF _Toc8632 </w:instrText>
          </w:r>
          <w:r>
            <w:fldChar w:fldCharType="separate"/>
          </w:r>
          <w:r>
            <w:t>16</w:t>
          </w:r>
          <w:r>
            <w:fldChar w:fldCharType="end"/>
          </w:r>
          <w:r>
            <w:fldChar w:fldCharType="end"/>
          </w:r>
        </w:p>
        <w:p>
          <w:pPr>
            <w:pStyle w:val="6"/>
            <w:tabs>
              <w:tab w:val="right" w:leader="dot" w:pos="8306"/>
            </w:tabs>
            <w:ind w:left="960" w:firstLine="480"/>
          </w:pPr>
          <w:r>
            <w:fldChar w:fldCharType="begin"/>
          </w:r>
          <w:r>
            <w:instrText xml:space="preserve"> HYPERLINK \l "_Toc30168" </w:instrText>
          </w:r>
          <w:r>
            <w:fldChar w:fldCharType="separate"/>
          </w:r>
          <w:r>
            <w:rPr>
              <w:rFonts w:hint="eastAsia"/>
            </w:rPr>
            <w:t>5.2.2 关键代码</w:t>
          </w:r>
          <w:r>
            <w:tab/>
          </w:r>
          <w:r>
            <w:fldChar w:fldCharType="begin"/>
          </w:r>
          <w:r>
            <w:instrText xml:space="preserve"> PAGEREF _Toc30168 </w:instrText>
          </w:r>
          <w:r>
            <w:fldChar w:fldCharType="separate"/>
          </w:r>
          <w:r>
            <w:t>17</w:t>
          </w:r>
          <w:r>
            <w:fldChar w:fldCharType="end"/>
          </w:r>
          <w:r>
            <w:fldChar w:fldCharType="end"/>
          </w:r>
        </w:p>
        <w:p>
          <w:pPr>
            <w:pStyle w:val="12"/>
            <w:tabs>
              <w:tab w:val="right" w:leader="dot" w:pos="8306"/>
            </w:tabs>
            <w:ind w:left="480" w:firstLine="480"/>
          </w:pPr>
          <w:r>
            <w:fldChar w:fldCharType="begin"/>
          </w:r>
          <w:r>
            <w:instrText xml:space="preserve"> HYPERLINK \l "_Toc17299" </w:instrText>
          </w:r>
          <w:r>
            <w:fldChar w:fldCharType="separate"/>
          </w:r>
          <w:r>
            <w:rPr>
              <w:rFonts w:hint="eastAsia"/>
            </w:rPr>
            <w:t>5.3 背景模型实现</w:t>
          </w:r>
          <w:r>
            <w:tab/>
          </w:r>
          <w:r>
            <w:fldChar w:fldCharType="begin"/>
          </w:r>
          <w:r>
            <w:instrText xml:space="preserve"> PAGEREF _Toc17299 </w:instrText>
          </w:r>
          <w:r>
            <w:fldChar w:fldCharType="separate"/>
          </w:r>
          <w:r>
            <w:t>19</w:t>
          </w:r>
          <w:r>
            <w:fldChar w:fldCharType="end"/>
          </w:r>
          <w:r>
            <w:fldChar w:fldCharType="end"/>
          </w:r>
        </w:p>
        <w:p>
          <w:pPr>
            <w:pStyle w:val="6"/>
            <w:tabs>
              <w:tab w:val="right" w:leader="dot" w:pos="8306"/>
            </w:tabs>
            <w:ind w:left="960" w:firstLine="480"/>
          </w:pPr>
          <w:r>
            <w:fldChar w:fldCharType="begin"/>
          </w:r>
          <w:r>
            <w:instrText xml:space="preserve"> HYPERLINK \l "_Toc18946" </w:instrText>
          </w:r>
          <w:r>
            <w:fldChar w:fldCharType="separate"/>
          </w:r>
          <w:r>
            <w:rPr>
              <w:rFonts w:hint="eastAsia"/>
            </w:rPr>
            <w:t>5.3.1 相关描述</w:t>
          </w:r>
          <w:r>
            <w:tab/>
          </w:r>
          <w:r>
            <w:fldChar w:fldCharType="begin"/>
          </w:r>
          <w:r>
            <w:instrText xml:space="preserve"> PAGEREF _Toc18946 </w:instrText>
          </w:r>
          <w:r>
            <w:fldChar w:fldCharType="separate"/>
          </w:r>
          <w:r>
            <w:t>19</w:t>
          </w:r>
          <w:r>
            <w:fldChar w:fldCharType="end"/>
          </w:r>
          <w:r>
            <w:fldChar w:fldCharType="end"/>
          </w:r>
        </w:p>
        <w:p>
          <w:pPr>
            <w:pStyle w:val="6"/>
            <w:tabs>
              <w:tab w:val="right" w:leader="dot" w:pos="8306"/>
            </w:tabs>
            <w:ind w:left="960" w:firstLine="480"/>
          </w:pPr>
          <w:r>
            <w:fldChar w:fldCharType="begin"/>
          </w:r>
          <w:r>
            <w:instrText xml:space="preserve"> HYPERLINK \l "_Toc15877" </w:instrText>
          </w:r>
          <w:r>
            <w:fldChar w:fldCharType="separate"/>
          </w:r>
          <w:r>
            <w:rPr>
              <w:rFonts w:hint="eastAsia"/>
            </w:rPr>
            <w:t>5.3.2 关键代码</w:t>
          </w:r>
          <w:r>
            <w:tab/>
          </w:r>
          <w:r>
            <w:fldChar w:fldCharType="begin"/>
          </w:r>
          <w:r>
            <w:instrText xml:space="preserve"> PAGEREF _Toc15877 </w:instrText>
          </w:r>
          <w:r>
            <w:fldChar w:fldCharType="separate"/>
          </w:r>
          <w:r>
            <w:t>19</w:t>
          </w:r>
          <w:r>
            <w:fldChar w:fldCharType="end"/>
          </w:r>
          <w:r>
            <w:fldChar w:fldCharType="end"/>
          </w:r>
        </w:p>
        <w:p>
          <w:pPr>
            <w:pStyle w:val="12"/>
            <w:tabs>
              <w:tab w:val="right" w:leader="dot" w:pos="8306"/>
            </w:tabs>
            <w:ind w:left="480" w:firstLine="480"/>
          </w:pPr>
          <w:r>
            <w:fldChar w:fldCharType="begin"/>
          </w:r>
          <w:r>
            <w:instrText xml:space="preserve"> HYPERLINK \l "_Toc2425" </w:instrText>
          </w:r>
          <w:r>
            <w:fldChar w:fldCharType="separate"/>
          </w:r>
          <w:r>
            <w:rPr>
              <w:rFonts w:hint="eastAsia"/>
            </w:rPr>
            <w:t>5.4 星球体系模型实现</w:t>
          </w:r>
          <w:r>
            <w:tab/>
          </w:r>
          <w:r>
            <w:fldChar w:fldCharType="begin"/>
          </w:r>
          <w:r>
            <w:instrText xml:space="preserve"> PAGEREF _Toc2425 </w:instrText>
          </w:r>
          <w:r>
            <w:fldChar w:fldCharType="separate"/>
          </w:r>
          <w:r>
            <w:t>21</w:t>
          </w:r>
          <w:r>
            <w:fldChar w:fldCharType="end"/>
          </w:r>
          <w:r>
            <w:fldChar w:fldCharType="end"/>
          </w:r>
        </w:p>
        <w:p>
          <w:pPr>
            <w:pStyle w:val="6"/>
            <w:tabs>
              <w:tab w:val="right" w:leader="dot" w:pos="8306"/>
            </w:tabs>
            <w:ind w:left="960" w:firstLine="480"/>
          </w:pPr>
          <w:r>
            <w:fldChar w:fldCharType="begin"/>
          </w:r>
          <w:r>
            <w:instrText xml:space="preserve"> HYPERLINK \l "_Toc14420" </w:instrText>
          </w:r>
          <w:r>
            <w:fldChar w:fldCharType="separate"/>
          </w:r>
          <w:r>
            <w:rPr>
              <w:rFonts w:hint="eastAsia"/>
            </w:rPr>
            <w:t>5.4.1 相关描述</w:t>
          </w:r>
          <w:r>
            <w:tab/>
          </w:r>
          <w:r>
            <w:fldChar w:fldCharType="begin"/>
          </w:r>
          <w:r>
            <w:instrText xml:space="preserve"> PAGEREF _Toc14420 </w:instrText>
          </w:r>
          <w:r>
            <w:fldChar w:fldCharType="separate"/>
          </w:r>
          <w:r>
            <w:t>21</w:t>
          </w:r>
          <w:r>
            <w:fldChar w:fldCharType="end"/>
          </w:r>
          <w:r>
            <w:fldChar w:fldCharType="end"/>
          </w:r>
        </w:p>
        <w:p>
          <w:pPr>
            <w:pStyle w:val="6"/>
            <w:tabs>
              <w:tab w:val="right" w:leader="dot" w:pos="8306"/>
            </w:tabs>
            <w:ind w:left="960" w:firstLine="480"/>
          </w:pPr>
          <w:r>
            <w:fldChar w:fldCharType="begin"/>
          </w:r>
          <w:r>
            <w:instrText xml:space="preserve"> HYPERLINK \l "_Toc8466" </w:instrText>
          </w:r>
          <w:r>
            <w:fldChar w:fldCharType="separate"/>
          </w:r>
          <w:r>
            <w:rPr>
              <w:rFonts w:hint="eastAsia"/>
            </w:rPr>
            <w:t>5.4.2 关键代码</w:t>
          </w:r>
          <w:r>
            <w:tab/>
          </w:r>
          <w:r>
            <w:fldChar w:fldCharType="begin"/>
          </w:r>
          <w:r>
            <w:instrText xml:space="preserve"> PAGEREF _Toc8466 </w:instrText>
          </w:r>
          <w:r>
            <w:fldChar w:fldCharType="separate"/>
          </w:r>
          <w:r>
            <w:t>22</w:t>
          </w:r>
          <w:r>
            <w:fldChar w:fldCharType="end"/>
          </w:r>
          <w:r>
            <w:fldChar w:fldCharType="end"/>
          </w:r>
        </w:p>
        <w:p>
          <w:pPr>
            <w:pStyle w:val="12"/>
            <w:tabs>
              <w:tab w:val="right" w:leader="dot" w:pos="8306"/>
            </w:tabs>
            <w:ind w:left="480" w:firstLine="480"/>
          </w:pPr>
          <w:r>
            <w:fldChar w:fldCharType="begin"/>
          </w:r>
          <w:r>
            <w:instrText xml:space="preserve"> HYPERLINK \l "_Toc19481" </w:instrText>
          </w:r>
          <w:r>
            <w:fldChar w:fldCharType="separate"/>
          </w:r>
          <w:r>
            <w:rPr>
              <w:rFonts w:hint="eastAsia"/>
            </w:rPr>
            <w:t>5.5 系统数据交互实现</w:t>
          </w:r>
          <w:r>
            <w:tab/>
          </w:r>
          <w:r>
            <w:fldChar w:fldCharType="begin"/>
          </w:r>
          <w:r>
            <w:instrText xml:space="preserve"> PAGEREF _Toc19481 </w:instrText>
          </w:r>
          <w:r>
            <w:fldChar w:fldCharType="separate"/>
          </w:r>
          <w:r>
            <w:t>23</w:t>
          </w:r>
          <w:r>
            <w:fldChar w:fldCharType="end"/>
          </w:r>
          <w:r>
            <w:fldChar w:fldCharType="end"/>
          </w:r>
        </w:p>
        <w:p>
          <w:pPr>
            <w:pStyle w:val="6"/>
            <w:tabs>
              <w:tab w:val="right" w:leader="dot" w:pos="8306"/>
            </w:tabs>
            <w:ind w:left="960" w:firstLine="480"/>
          </w:pPr>
          <w:r>
            <w:fldChar w:fldCharType="begin"/>
          </w:r>
          <w:r>
            <w:instrText xml:space="preserve"> HYPERLINK \l "_Toc2993" </w:instrText>
          </w:r>
          <w:r>
            <w:fldChar w:fldCharType="separate"/>
          </w:r>
          <w:r>
            <w:rPr>
              <w:rFonts w:hint="eastAsia"/>
            </w:rPr>
            <w:t>5.5.1 相关描述</w:t>
          </w:r>
          <w:r>
            <w:tab/>
          </w:r>
          <w:r>
            <w:fldChar w:fldCharType="begin"/>
          </w:r>
          <w:r>
            <w:instrText xml:space="preserve"> PAGEREF _Toc2993 </w:instrText>
          </w:r>
          <w:r>
            <w:fldChar w:fldCharType="separate"/>
          </w:r>
          <w:r>
            <w:t>23</w:t>
          </w:r>
          <w:r>
            <w:fldChar w:fldCharType="end"/>
          </w:r>
          <w:r>
            <w:fldChar w:fldCharType="end"/>
          </w:r>
        </w:p>
        <w:p>
          <w:pPr>
            <w:pStyle w:val="6"/>
            <w:tabs>
              <w:tab w:val="right" w:leader="dot" w:pos="8306"/>
            </w:tabs>
            <w:ind w:left="960" w:firstLine="480"/>
          </w:pPr>
          <w:r>
            <w:fldChar w:fldCharType="begin"/>
          </w:r>
          <w:r>
            <w:instrText xml:space="preserve"> HYPERLINK \l "_Toc31124" </w:instrText>
          </w:r>
          <w:r>
            <w:fldChar w:fldCharType="separate"/>
          </w:r>
          <w:r>
            <w:rPr>
              <w:rFonts w:hint="eastAsia"/>
            </w:rPr>
            <w:t>5.5.2 关键代码</w:t>
          </w:r>
          <w:r>
            <w:tab/>
          </w:r>
          <w:r>
            <w:fldChar w:fldCharType="begin"/>
          </w:r>
          <w:r>
            <w:instrText xml:space="preserve"> PAGEREF _Toc31124 </w:instrText>
          </w:r>
          <w:r>
            <w:fldChar w:fldCharType="separate"/>
          </w:r>
          <w:r>
            <w:t>23</w:t>
          </w:r>
          <w:r>
            <w:fldChar w:fldCharType="end"/>
          </w:r>
          <w:r>
            <w:fldChar w:fldCharType="end"/>
          </w:r>
        </w:p>
        <w:p>
          <w:pPr>
            <w:pStyle w:val="12"/>
            <w:tabs>
              <w:tab w:val="right" w:leader="dot" w:pos="8306"/>
            </w:tabs>
            <w:ind w:left="480" w:firstLine="480"/>
          </w:pPr>
          <w:r>
            <w:fldChar w:fldCharType="begin"/>
          </w:r>
          <w:r>
            <w:instrText xml:space="preserve"> HYPERLINK \l "_Toc7638" </w:instrText>
          </w:r>
          <w:r>
            <w:fldChar w:fldCharType="separate"/>
          </w:r>
          <w:r>
            <w:rPr>
              <w:rFonts w:hint="eastAsia"/>
            </w:rPr>
            <w:t>5.6 星体图解实现</w:t>
          </w:r>
          <w:r>
            <w:tab/>
          </w:r>
          <w:r>
            <w:fldChar w:fldCharType="begin"/>
          </w:r>
          <w:r>
            <w:instrText xml:space="preserve"> PAGEREF _Toc7638 </w:instrText>
          </w:r>
          <w:r>
            <w:fldChar w:fldCharType="separate"/>
          </w:r>
          <w:r>
            <w:t>24</w:t>
          </w:r>
          <w:r>
            <w:fldChar w:fldCharType="end"/>
          </w:r>
          <w:r>
            <w:fldChar w:fldCharType="end"/>
          </w:r>
        </w:p>
        <w:p>
          <w:pPr>
            <w:pStyle w:val="6"/>
            <w:tabs>
              <w:tab w:val="right" w:leader="dot" w:pos="8306"/>
            </w:tabs>
            <w:ind w:left="960" w:firstLine="480"/>
          </w:pPr>
          <w:r>
            <w:fldChar w:fldCharType="begin"/>
          </w:r>
          <w:r>
            <w:instrText xml:space="preserve"> HYPERLINK \l "_Toc19326" </w:instrText>
          </w:r>
          <w:r>
            <w:fldChar w:fldCharType="separate"/>
          </w:r>
          <w:r>
            <w:rPr>
              <w:rFonts w:hint="eastAsia"/>
            </w:rPr>
            <w:t>5.6.1 相关描述</w:t>
          </w:r>
          <w:r>
            <w:tab/>
          </w:r>
          <w:r>
            <w:fldChar w:fldCharType="begin"/>
          </w:r>
          <w:r>
            <w:instrText xml:space="preserve"> PAGEREF _Toc19326 </w:instrText>
          </w:r>
          <w:r>
            <w:fldChar w:fldCharType="separate"/>
          </w:r>
          <w:r>
            <w:t>24</w:t>
          </w:r>
          <w:r>
            <w:fldChar w:fldCharType="end"/>
          </w:r>
          <w:r>
            <w:fldChar w:fldCharType="end"/>
          </w:r>
        </w:p>
        <w:p>
          <w:pPr>
            <w:pStyle w:val="12"/>
            <w:tabs>
              <w:tab w:val="right" w:leader="dot" w:pos="8306"/>
            </w:tabs>
            <w:ind w:left="480" w:firstLine="480"/>
          </w:pPr>
          <w:r>
            <w:fldChar w:fldCharType="begin"/>
          </w:r>
          <w:r>
            <w:instrText xml:space="preserve"> HYPERLINK \l "_Toc1709" </w:instrText>
          </w:r>
          <w:r>
            <w:fldChar w:fldCharType="separate"/>
          </w:r>
          <w:r>
            <w:rPr>
              <w:rFonts w:hint="eastAsia"/>
            </w:rPr>
            <w:t>5.7 系统整合</w:t>
          </w:r>
          <w:r>
            <w:tab/>
          </w:r>
          <w:r>
            <w:fldChar w:fldCharType="begin"/>
          </w:r>
          <w:r>
            <w:instrText xml:space="preserve"> PAGEREF _Toc1709 </w:instrText>
          </w:r>
          <w:r>
            <w:fldChar w:fldCharType="separate"/>
          </w:r>
          <w:r>
            <w:t>24</w:t>
          </w:r>
          <w:r>
            <w:fldChar w:fldCharType="end"/>
          </w:r>
          <w:r>
            <w:fldChar w:fldCharType="end"/>
          </w:r>
        </w:p>
        <w:p>
          <w:pPr>
            <w:pStyle w:val="6"/>
            <w:tabs>
              <w:tab w:val="right" w:leader="dot" w:pos="8306"/>
            </w:tabs>
            <w:ind w:left="960" w:firstLine="480"/>
          </w:pPr>
          <w:r>
            <w:fldChar w:fldCharType="begin"/>
          </w:r>
          <w:r>
            <w:instrText xml:space="preserve"> HYPERLINK \l "_Toc3679" </w:instrText>
          </w:r>
          <w:r>
            <w:fldChar w:fldCharType="separate"/>
          </w:r>
          <w:r>
            <w:rPr>
              <w:rFonts w:hint="eastAsia"/>
            </w:rPr>
            <w:t>5.7.1 相关描述</w:t>
          </w:r>
          <w:r>
            <w:tab/>
          </w:r>
          <w:r>
            <w:fldChar w:fldCharType="begin"/>
          </w:r>
          <w:r>
            <w:instrText xml:space="preserve"> PAGEREF _Toc3679 </w:instrText>
          </w:r>
          <w:r>
            <w:fldChar w:fldCharType="separate"/>
          </w:r>
          <w:r>
            <w:t>24</w:t>
          </w:r>
          <w:r>
            <w:fldChar w:fldCharType="end"/>
          </w:r>
          <w:r>
            <w:fldChar w:fldCharType="end"/>
          </w:r>
        </w:p>
        <w:p>
          <w:pPr>
            <w:pStyle w:val="6"/>
            <w:tabs>
              <w:tab w:val="right" w:leader="dot" w:pos="8306"/>
            </w:tabs>
            <w:ind w:left="960" w:firstLine="480"/>
          </w:pPr>
          <w:r>
            <w:fldChar w:fldCharType="begin"/>
          </w:r>
          <w:r>
            <w:instrText xml:space="preserve"> HYPERLINK \l "_Toc31355" </w:instrText>
          </w:r>
          <w:r>
            <w:fldChar w:fldCharType="separate"/>
          </w:r>
          <w:r>
            <w:rPr>
              <w:rFonts w:hint="eastAsia"/>
            </w:rPr>
            <w:t>5.7.2 主要场景效果图</w:t>
          </w:r>
          <w:r>
            <w:tab/>
          </w:r>
          <w:r>
            <w:fldChar w:fldCharType="begin"/>
          </w:r>
          <w:r>
            <w:instrText xml:space="preserve"> PAGEREF _Toc31355 </w:instrText>
          </w:r>
          <w:r>
            <w:fldChar w:fldCharType="separate"/>
          </w:r>
          <w:r>
            <w:t>24</w:t>
          </w:r>
          <w:r>
            <w:fldChar w:fldCharType="end"/>
          </w:r>
          <w:r>
            <w:fldChar w:fldCharType="end"/>
          </w:r>
        </w:p>
        <w:p>
          <w:pPr>
            <w:pStyle w:val="10"/>
            <w:tabs>
              <w:tab w:val="right" w:leader="dot" w:pos="8306"/>
            </w:tabs>
            <w:ind w:firstLine="480"/>
          </w:pPr>
          <w:r>
            <w:fldChar w:fldCharType="begin"/>
          </w:r>
          <w:r>
            <w:instrText xml:space="preserve"> HYPERLINK \l "_Toc24509" </w:instrText>
          </w:r>
          <w:r>
            <w:fldChar w:fldCharType="separate"/>
          </w:r>
          <w:r>
            <w:t xml:space="preserve">第6章 </w:t>
          </w:r>
          <w:r>
            <w:rPr>
              <w:rFonts w:hint="eastAsia"/>
            </w:rPr>
            <w:t>系统测试</w:t>
          </w:r>
          <w:r>
            <w:tab/>
          </w:r>
          <w:r>
            <w:fldChar w:fldCharType="begin"/>
          </w:r>
          <w:r>
            <w:instrText xml:space="preserve"> PAGEREF _Toc24509 </w:instrText>
          </w:r>
          <w:r>
            <w:fldChar w:fldCharType="separate"/>
          </w:r>
          <w:r>
            <w:t>26</w:t>
          </w:r>
          <w:r>
            <w:fldChar w:fldCharType="end"/>
          </w:r>
          <w:r>
            <w:fldChar w:fldCharType="end"/>
          </w:r>
        </w:p>
        <w:p>
          <w:pPr>
            <w:pStyle w:val="12"/>
            <w:tabs>
              <w:tab w:val="right" w:leader="dot" w:pos="8306"/>
            </w:tabs>
            <w:ind w:left="480" w:firstLine="480"/>
          </w:pPr>
          <w:r>
            <w:fldChar w:fldCharType="begin"/>
          </w:r>
          <w:r>
            <w:instrText xml:space="preserve"> HYPERLINK \l "_Toc22947" </w:instrText>
          </w:r>
          <w:r>
            <w:fldChar w:fldCharType="separate"/>
          </w:r>
          <w:r>
            <w:rPr>
              <w:rFonts w:hint="eastAsia"/>
            </w:rPr>
            <w:t>6.1 功能测试</w:t>
          </w:r>
          <w:r>
            <w:tab/>
          </w:r>
          <w:r>
            <w:fldChar w:fldCharType="begin"/>
          </w:r>
          <w:r>
            <w:instrText xml:space="preserve"> PAGEREF _Toc22947 </w:instrText>
          </w:r>
          <w:r>
            <w:fldChar w:fldCharType="separate"/>
          </w:r>
          <w:r>
            <w:t>26</w:t>
          </w:r>
          <w:r>
            <w:fldChar w:fldCharType="end"/>
          </w:r>
          <w:r>
            <w:fldChar w:fldCharType="end"/>
          </w:r>
        </w:p>
        <w:p>
          <w:pPr>
            <w:pStyle w:val="12"/>
            <w:tabs>
              <w:tab w:val="right" w:leader="dot" w:pos="8306"/>
            </w:tabs>
            <w:ind w:left="480" w:firstLine="480"/>
          </w:pPr>
          <w:r>
            <w:fldChar w:fldCharType="begin"/>
          </w:r>
          <w:r>
            <w:instrText xml:space="preserve"> HYPERLINK \l "_Toc15262" </w:instrText>
          </w:r>
          <w:r>
            <w:fldChar w:fldCharType="separate"/>
          </w:r>
          <w:r>
            <w:rPr>
              <w:rFonts w:hint="eastAsia"/>
            </w:rPr>
            <w:t>6.2 适配兼容测试</w:t>
          </w:r>
          <w:r>
            <w:tab/>
          </w:r>
          <w:r>
            <w:fldChar w:fldCharType="begin"/>
          </w:r>
          <w:r>
            <w:instrText xml:space="preserve"> PAGEREF _Toc15262 </w:instrText>
          </w:r>
          <w:r>
            <w:fldChar w:fldCharType="separate"/>
          </w:r>
          <w:r>
            <w:t>26</w:t>
          </w:r>
          <w:r>
            <w:fldChar w:fldCharType="end"/>
          </w:r>
          <w:r>
            <w:fldChar w:fldCharType="end"/>
          </w:r>
        </w:p>
        <w:p>
          <w:pPr>
            <w:pStyle w:val="10"/>
            <w:tabs>
              <w:tab w:val="right" w:leader="dot" w:pos="8306"/>
            </w:tabs>
            <w:ind w:firstLine="480"/>
          </w:pPr>
          <w:r>
            <w:fldChar w:fldCharType="begin"/>
          </w:r>
          <w:r>
            <w:instrText xml:space="preserve"> HYPERLINK \l "_Toc148" </w:instrText>
          </w:r>
          <w:r>
            <w:fldChar w:fldCharType="separate"/>
          </w:r>
          <w:r>
            <w:rPr>
              <w:rFonts w:hint="eastAsia"/>
            </w:rPr>
            <w:t>结论</w:t>
          </w:r>
          <w:r>
            <w:tab/>
          </w:r>
          <w:r>
            <w:fldChar w:fldCharType="begin"/>
          </w:r>
          <w:r>
            <w:instrText xml:space="preserve"> PAGEREF _Toc148 </w:instrText>
          </w:r>
          <w:r>
            <w:fldChar w:fldCharType="separate"/>
          </w:r>
          <w:r>
            <w:t>27</w:t>
          </w:r>
          <w:r>
            <w:fldChar w:fldCharType="end"/>
          </w:r>
          <w:r>
            <w:fldChar w:fldCharType="end"/>
          </w:r>
        </w:p>
        <w:p>
          <w:pPr>
            <w:pStyle w:val="10"/>
            <w:tabs>
              <w:tab w:val="right" w:leader="dot" w:pos="8306"/>
            </w:tabs>
            <w:ind w:firstLine="480"/>
          </w:pPr>
          <w:r>
            <w:fldChar w:fldCharType="begin"/>
          </w:r>
          <w:r>
            <w:instrText xml:space="preserve"> HYPERLINK \l "_Toc9007" </w:instrText>
          </w:r>
          <w:r>
            <w:fldChar w:fldCharType="separate"/>
          </w:r>
          <w:r>
            <w:rPr>
              <w:rFonts w:hint="eastAsia"/>
            </w:rPr>
            <w:t>致谢</w:t>
          </w:r>
          <w:r>
            <w:tab/>
          </w:r>
          <w:r>
            <w:fldChar w:fldCharType="begin"/>
          </w:r>
          <w:r>
            <w:instrText xml:space="preserve"> PAGEREF _Toc9007 </w:instrText>
          </w:r>
          <w:r>
            <w:fldChar w:fldCharType="separate"/>
          </w:r>
          <w:r>
            <w:t>28</w:t>
          </w:r>
          <w:r>
            <w:fldChar w:fldCharType="end"/>
          </w:r>
          <w:r>
            <w:fldChar w:fldCharType="end"/>
          </w:r>
        </w:p>
        <w:p>
          <w:pPr>
            <w:pStyle w:val="10"/>
            <w:tabs>
              <w:tab w:val="right" w:leader="dot" w:pos="8306"/>
            </w:tabs>
            <w:ind w:firstLine="480"/>
          </w:pPr>
          <w:r>
            <w:fldChar w:fldCharType="begin"/>
          </w:r>
          <w:r>
            <w:instrText xml:space="preserve"> HYPERLINK \l "_Toc4187" </w:instrText>
          </w:r>
          <w:r>
            <w:fldChar w:fldCharType="separate"/>
          </w:r>
          <w:r>
            <w:rPr>
              <w:rFonts w:hint="eastAsia"/>
            </w:rPr>
            <w:t>参考文献</w:t>
          </w:r>
          <w:r>
            <w:tab/>
          </w:r>
          <w:r>
            <w:fldChar w:fldCharType="begin"/>
          </w:r>
          <w:r>
            <w:instrText xml:space="preserve"> PAGEREF _Toc4187 </w:instrText>
          </w:r>
          <w:r>
            <w:fldChar w:fldCharType="separate"/>
          </w:r>
          <w:r>
            <w:t>29</w:t>
          </w:r>
          <w:r>
            <w:fldChar w:fldCharType="end"/>
          </w:r>
          <w:r>
            <w:fldChar w:fldCharType="end"/>
          </w:r>
        </w:p>
        <w:p>
          <w:pPr>
            <w:spacing w:line="240" w:lineRule="auto"/>
            <w:ind w:firstLine="240" w:firstLineChars="100"/>
            <w:jc w:val="center"/>
            <w:rPr>
              <w:rFonts w:ascii="宋体" w:hAnsi="宋体"/>
              <w:sz w:val="21"/>
            </w:rPr>
          </w:pPr>
          <w:r>
            <w:rPr>
              <w:rFonts w:ascii="宋体" w:hAnsi="宋体"/>
            </w:rPr>
            <w:fldChar w:fldCharType="end"/>
          </w:r>
        </w:p>
      </w:sdtContent>
    </w:sdt>
    <w:p>
      <w:pPr>
        <w:pStyle w:val="2"/>
        <w:numPr>
          <w:ilvl w:val="0"/>
          <w:numId w:val="1"/>
        </w:numPr>
        <w:bidi w:val="0"/>
        <w:sectPr>
          <w:footerReference r:id="rId9" w:type="default"/>
          <w:pgSz w:w="11906" w:h="16838"/>
          <w:pgMar w:top="1440" w:right="1440" w:bottom="1440" w:left="1440" w:header="851" w:footer="992" w:gutter="0"/>
          <w:pgNumType w:fmt="decimal" w:start="1"/>
          <w:cols w:space="425" w:num="1"/>
          <w:docGrid w:type="lines" w:linePitch="312" w:charSpace="0"/>
        </w:sectPr>
      </w:pPr>
      <w:bookmarkStart w:id="0" w:name="_Toc6065"/>
      <w:bookmarkStart w:id="1" w:name="_Toc10885_WPSOffice_Level1"/>
    </w:p>
    <w:p>
      <w:pPr>
        <w:pStyle w:val="2"/>
        <w:numPr>
          <w:ilvl w:val="0"/>
          <w:numId w:val="1"/>
        </w:numPr>
        <w:bidi w:val="0"/>
      </w:pPr>
      <w:r>
        <w:rPr>
          <w:rFonts w:hint="eastAsia"/>
        </w:rPr>
        <w:t>前</w:t>
      </w:r>
      <w:r>
        <w:rPr>
          <w:rFonts w:hint="eastAsia"/>
          <w:lang w:val="en-US" w:eastAsia="zh-CN"/>
        </w:rPr>
        <w:t xml:space="preserve"> </w:t>
      </w:r>
      <w:r>
        <w:rPr>
          <w:rFonts w:hint="eastAsia"/>
        </w:rPr>
        <w:t>言</w:t>
      </w:r>
      <w:bookmarkEnd w:id="0"/>
      <w:bookmarkEnd w:id="1"/>
    </w:p>
    <w:p>
      <w:pPr>
        <w:bidi w:val="0"/>
      </w:pPr>
      <w:r>
        <w:rPr>
          <w:rFonts w:hint="eastAsia"/>
        </w:rPr>
        <w:t>在计算机技术高速发展的时代，现代浏览器的功能变得越来越强大，从以前的简单显示平面网页，到现在的成为了可以展示复杂应用和图形的平台。</w:t>
      </w:r>
    </w:p>
    <w:p>
      <w:pPr>
        <w:pStyle w:val="3"/>
        <w:numPr>
          <w:ilvl w:val="1"/>
          <w:numId w:val="2"/>
        </w:numPr>
        <w:bidi w:val="0"/>
      </w:pPr>
      <w:bookmarkStart w:id="2" w:name="_Toc19623"/>
      <w:bookmarkStart w:id="3" w:name="_Toc18944_WPSOffice_Level2"/>
      <w:r>
        <w:rPr>
          <w:rFonts w:hint="eastAsia"/>
        </w:rPr>
        <w:t>课题背景与意义</w:t>
      </w:r>
      <w:bookmarkEnd w:id="2"/>
      <w:bookmarkEnd w:id="3"/>
      <w:bookmarkStart w:id="74" w:name="_GoBack"/>
      <w:bookmarkEnd w:id="74"/>
    </w:p>
    <w:p>
      <w:pPr>
        <w:bidi w:val="0"/>
      </w:pPr>
      <w:r>
        <w:rPr>
          <w:rFonts w:hint="eastAsia"/>
        </w:rPr>
        <w:t>大多数浏览器已经可以支持WebGL，不仅可以在Web创建二维应用以及平面图形，还可以通过GPU的运算功能创建具有优秀视觉效果及运行良好的三维应用。然而，使用WebGL编程是比较复杂的，为简化使用WebGL编程的过程，Three.js诞生了。</w:t>
      </w:r>
    </w:p>
    <w:p>
      <w:pPr>
        <w:bidi w:val="0"/>
      </w:pPr>
      <w:r>
        <w:rPr>
          <w:rFonts w:hint="eastAsia"/>
        </w:rPr>
        <w:t>Three.js提供了很简单的关于WebGL特性的JavaScript API，使用者不需要学习复杂的着色语言和WebGL的底层细节，只需对JavaScript和HTML有大致了解，即可在浏览器中创建三维应用。由于近年来，用户对平面应用和图形开始感到乏味，渴望由新技术带来的不同以往的图形界面，如VR、AR、全景等技术开始大放异彩。通过在浏览器中创建三维动画，可以给用户带来一定视觉冲击效果，吸引用户的注意，在商业中形成独特的视觉营销，对企业的发展有一定的帮助，同时对教育等行业也有或多或少的促进效果。</w:t>
      </w:r>
    </w:p>
    <w:p>
      <w:pPr>
        <w:pStyle w:val="3"/>
        <w:numPr>
          <w:ilvl w:val="1"/>
          <w:numId w:val="2"/>
        </w:numPr>
        <w:bidi w:val="0"/>
      </w:pPr>
      <w:bookmarkStart w:id="4" w:name="_Toc5010_WPSOffice_Level2"/>
      <w:bookmarkStart w:id="5" w:name="_Toc5252"/>
      <w:r>
        <w:rPr>
          <w:rFonts w:hint="eastAsia"/>
        </w:rPr>
        <w:t>国内外研究现状</w:t>
      </w:r>
    </w:p>
    <w:p>
      <w:pPr>
        <w:bidi w:val="0"/>
        <w:rPr>
          <w:rFonts w:hint="default"/>
          <w:lang w:val="en-US" w:eastAsia="zh-CN"/>
        </w:rPr>
      </w:pPr>
      <w:r>
        <w:rPr>
          <w:rFonts w:hint="eastAsia"/>
        </w:rPr>
        <w:t>Three.js由Mr.Doob创建，并同时在GitHub中提供了多个辅助库。Three.js库历次更新较大，且国内研究内容较少，参考文献等内容部分过时，仅能提供极为有限的参考价值，因此网络上提供的Three.js官方文档</w:t>
      </w:r>
      <w:bookmarkEnd w:id="4"/>
      <w:bookmarkEnd w:id="5"/>
      <w:r>
        <w:rPr>
          <w:rFonts w:hint="eastAsia"/>
        </w:rPr>
        <w:t>中英版以及由创建者等人提供的Examples在本次课题中起到了重要的作用。</w:t>
      </w:r>
      <w:r>
        <w:rPr>
          <w:rFonts w:hint="eastAsia"/>
          <w:lang w:val="en-US" w:eastAsia="zh-CN"/>
        </w:rPr>
        <w:t>现阶段在网络上存在各种关于Three.js的例库以及样式库可供参考，实际使用的网站偏少。</w:t>
      </w:r>
    </w:p>
    <w:p>
      <w:pPr>
        <w:pStyle w:val="3"/>
        <w:numPr>
          <w:ilvl w:val="1"/>
          <w:numId w:val="2"/>
        </w:numPr>
        <w:bidi w:val="0"/>
      </w:pPr>
      <w:r>
        <w:rPr>
          <w:rFonts w:hint="eastAsia"/>
        </w:rPr>
        <w:t>课题目标</w:t>
      </w:r>
    </w:p>
    <w:p>
      <w:pPr>
        <w:bidi w:val="0"/>
      </w:pPr>
      <w:r>
        <w:rPr>
          <w:rFonts w:hint="eastAsia"/>
        </w:rPr>
        <w:t>本次课题旨在通过学习Three.js的部分核心内容，实现一个模拟太阳系的三维场景的开发。</w:t>
      </w:r>
    </w:p>
    <w:p>
      <w:pPr>
        <w:bidi w:val="0"/>
      </w:pPr>
      <w:r>
        <w:rPr>
          <w:rFonts w:hint="eastAsia"/>
        </w:rPr>
        <w:t>用户进入网站就可以观察到太阳系的整体场景，了解太阳系的基本结构以及运动规律。通过在场景中设置轨道控制器，用户可通过鼠标左键拖动、右键拖动和滚轮滚动对太阳系场景进行旋转、平移和缩放操作，从而实现对太阳系的全方位观察。</w:t>
      </w:r>
    </w:p>
    <w:p>
      <w:pPr>
        <w:bidi w:val="0"/>
      </w:pPr>
      <w:r>
        <w:rPr>
          <w:rFonts w:hint="eastAsia"/>
        </w:rPr>
        <w:t>本次课题建立了太阳、八大行星和月球的十个模型，并且在屏幕左侧放置了缩略图图标，用户可以通过点击各个星球的模型或缩略图图标深入了解各个星球的具体信息。同时，在太阳系模型的周围设置了点云效果以及在六个面上设置了宇宙背景，丰富了用户的视觉体验。</w:t>
      </w:r>
    </w:p>
    <w:p>
      <w:pPr>
        <w:bidi w:val="0"/>
      </w:pPr>
      <w:r>
        <w:rPr>
          <w:rFonts w:hint="eastAsia"/>
        </w:rPr>
        <w:t>本次课题将按照以上目标进行设计与实现，通过全面的三维展示效果、简洁的交互系统和真实可靠的信息吸引用户的眼球，激发用户的学习兴趣，使本系统成为一个真实有用的太阳系漫游应用。</w:t>
      </w:r>
    </w:p>
    <w:p>
      <w:pPr>
        <w:spacing w:before="156" w:after="156"/>
        <w:ind w:firstLine="240" w:firstLineChars="100"/>
      </w:pPr>
      <w:r>
        <w:rPr>
          <w:rFonts w:hint="eastAsia"/>
        </w:rPr>
        <w:br w:type="page"/>
      </w:r>
    </w:p>
    <w:p>
      <w:pPr>
        <w:pStyle w:val="2"/>
        <w:numPr>
          <w:ilvl w:val="0"/>
          <w:numId w:val="1"/>
        </w:numPr>
        <w:bidi w:val="0"/>
      </w:pPr>
      <w:bookmarkStart w:id="6" w:name="_Toc6237"/>
      <w:bookmarkStart w:id="7" w:name="_Toc18944_WPSOffice_Level1"/>
      <w:r>
        <w:rPr>
          <w:rFonts w:hint="eastAsia"/>
        </w:rPr>
        <w:t>相关技术介绍</w:t>
      </w:r>
      <w:bookmarkEnd w:id="6"/>
      <w:bookmarkEnd w:id="7"/>
    </w:p>
    <w:p>
      <w:pPr>
        <w:pStyle w:val="3"/>
        <w:bidi w:val="0"/>
        <w:rPr>
          <w:rFonts w:hint="eastAsia"/>
        </w:rPr>
      </w:pPr>
      <w:bookmarkStart w:id="8" w:name="_Toc14970_WPSOffice_Level2"/>
      <w:bookmarkStart w:id="9" w:name="_Toc2931"/>
      <w:r>
        <w:rPr>
          <w:rFonts w:hint="eastAsia"/>
        </w:rPr>
        <w:t>2.1 漫游空间的编辑</w:t>
      </w:r>
      <w:bookmarkEnd w:id="8"/>
      <w:bookmarkEnd w:id="9"/>
    </w:p>
    <w:p>
      <w:pPr>
        <w:bidi w:val="0"/>
      </w:pPr>
      <w:r>
        <w:rPr>
          <w:rFonts w:hint="eastAsia"/>
        </w:rPr>
        <w:t>Three.js可以理解为Three+js，Three可以表示为3D的意思，js自然就是JavaScript，那么Three.js顾名思义，就是用JavaScript来实现3D效果。在浏览器中使用JavaScript开发3D场景，具有可拓展性强、兼容性强和开发难度低等优点。</w:t>
      </w:r>
    </w:p>
    <w:p>
      <w:pPr>
        <w:pStyle w:val="4"/>
      </w:pPr>
      <w:bookmarkStart w:id="10" w:name="_Toc17277"/>
      <w:r>
        <w:rPr>
          <w:rFonts w:hint="eastAsia"/>
        </w:rPr>
        <w:t>2.1.1使用Three.js渲染场景</w:t>
      </w:r>
      <w:bookmarkEnd w:id="10"/>
    </w:p>
    <w:p>
      <w:pPr>
        <w:bidi w:val="0"/>
      </w:pPr>
      <w:r>
        <w:rPr>
          <w:rFonts w:hint="eastAsia"/>
        </w:rPr>
        <w:t>使用Three.js创建三维场景，首先需要设置三个不可缺少的基本组件：场景（Scene），相机（Camera）以及渲染器（Renderer）。</w:t>
      </w:r>
    </w:p>
    <w:p>
      <w:pPr>
        <w:numPr>
          <w:ilvl w:val="0"/>
          <w:numId w:val="0"/>
        </w:numPr>
        <w:bidi w:val="0"/>
        <w:ind w:leftChars="200"/>
        <w:rPr>
          <w:rFonts w:hint="eastAsia" w:eastAsia="宋体"/>
          <w:lang w:eastAsia="zh-CN"/>
        </w:rPr>
      </w:pPr>
      <w:r>
        <w:rPr>
          <w:rFonts w:hint="eastAsia"/>
        </w:rPr>
        <w:t>场景（Scene）</w:t>
      </w:r>
      <w:r>
        <w:rPr>
          <w:rFonts w:hint="eastAsia"/>
          <w:lang w:eastAsia="zh-CN"/>
        </w:rPr>
        <w:t>：</w:t>
      </w:r>
    </w:p>
    <w:p>
      <w:pPr>
        <w:bidi w:val="0"/>
      </w:pPr>
      <w:r>
        <w:rPr>
          <w:rFonts w:hint="eastAsia"/>
        </w:rPr>
        <w:t>场景相当于一个容器，也可以称之为场景图，主要用于保存、跟踪所要渲染的物体和使用的光源，只有设置了THREE.Scene对象，Three.js才能渲染物体。场景不仅仅是一个对象数组，还包含了场景图树形结构中的所有节点，每个添加到Three.js场景的对象，甚至包括THREE.Scene本身，都是继承自一个名为THREE.Object3D的对象。THREE.Object3D对象可以有自己的子对象，可以使用它的子对象来创建一个Three.js能解释和渲染的对象树。</w:t>
      </w:r>
    </w:p>
    <w:p>
      <w:pPr>
        <w:numPr>
          <w:ilvl w:val="0"/>
          <w:numId w:val="0"/>
        </w:numPr>
        <w:bidi w:val="0"/>
        <w:ind w:leftChars="200"/>
        <w:rPr>
          <w:rFonts w:hint="eastAsia" w:eastAsia="宋体"/>
          <w:lang w:eastAsia="zh-CN"/>
        </w:rPr>
      </w:pPr>
      <w:r>
        <w:rPr>
          <w:rFonts w:hint="eastAsia"/>
        </w:rPr>
        <w:t>相机（Camera）</w:t>
      </w:r>
      <w:r>
        <w:rPr>
          <w:rFonts w:hint="eastAsia"/>
          <w:lang w:eastAsia="zh-CN"/>
        </w:rPr>
        <w:t>：</w:t>
      </w:r>
    </w:p>
    <w:p>
      <w:pPr>
        <w:bidi w:val="0"/>
        <w:rPr>
          <w:rFonts w:hint="eastAsia"/>
        </w:rPr>
      </w:pPr>
      <w:r>
        <w:rPr>
          <w:rFonts w:hint="eastAsia"/>
        </w:rPr>
        <w:t>相机对象决定了我们能够在场景看到什么，在Three.js中有两种相机：透视投影摄像机（PerspectiveCamera）和正交投影摄像机（OrthographicCamera）。正交投影摄像机中，对象相对于摄像机的距离对渲染是没有影响的，常用于二维游戏。因此，为了模仿人眼效果，本次课题使用的是透视投影摄像机。透视投影摄像机在Three.js中的参数如图2-1所示，fov表示相机的垂直视角角度，aspect表示相机的宽高比，near和far分别表示相机的近裁剪面和远裁剪面的距离，这两个参数需为正值，并且far的值应该大于near的值。</w:t>
      </w:r>
    </w:p>
    <w:p>
      <w:pPr>
        <w:numPr>
          <w:ilvl w:val="0"/>
          <w:numId w:val="0"/>
        </w:numPr>
        <w:bidi w:val="0"/>
        <w:ind w:leftChars="200"/>
        <w:rPr>
          <w:rFonts w:hint="eastAsia" w:eastAsia="宋体"/>
          <w:lang w:eastAsia="zh-CN"/>
        </w:rPr>
      </w:pPr>
      <w:r>
        <w:rPr>
          <w:rFonts w:hint="eastAsia"/>
        </w:rPr>
        <w:t>渲染器</w:t>
      </w:r>
      <w:r>
        <w:rPr>
          <w:rFonts w:hint="eastAsia"/>
          <w:lang w:eastAsia="zh-CN"/>
        </w:rPr>
        <w:t>（</w:t>
      </w:r>
      <w:r>
        <w:rPr>
          <w:rFonts w:hint="eastAsia"/>
          <w:lang w:val="en-US" w:eastAsia="zh-CN"/>
        </w:rPr>
        <w:t>Renderer</w:t>
      </w:r>
      <w:r>
        <w:rPr>
          <w:rFonts w:hint="eastAsia"/>
          <w:lang w:eastAsia="zh-CN"/>
        </w:rPr>
        <w:t>）：</w:t>
      </w:r>
    </w:p>
    <w:p>
      <w:pPr>
        <w:bidi w:val="0"/>
        <w:rPr>
          <w:rFonts w:hint="eastAsia"/>
        </w:rPr>
      </w:pPr>
      <w:r>
        <w:rPr>
          <w:rFonts w:hint="eastAsia"/>
        </w:rPr>
        <w:t>THREE.WebGLRenderer对象会基于相机的角度，并根据一定的规则来计算场景对象在浏览器中会渲染成什么样子，然后使用电脑显卡来渲染场景</w:t>
      </w:r>
      <w:r>
        <w:rPr>
          <w:rFonts w:hint="eastAsia"/>
          <w:lang w:eastAsia="zh-CN"/>
        </w:rPr>
        <w:t>（</w:t>
      </w:r>
      <w:r>
        <w:rPr>
          <w:rFonts w:hint="eastAsia" w:cs="宋体"/>
          <w:kern w:val="0"/>
          <w:sz w:val="21"/>
          <w:szCs w:val="21"/>
          <w:lang w:val="en-US" w:eastAsia="zh-CN"/>
        </w:rPr>
        <w:t>Jos Dirksen，2015</w:t>
      </w:r>
      <w:r>
        <w:rPr>
          <w:rFonts w:hint="eastAsia"/>
          <w:lang w:eastAsia="zh-CN"/>
        </w:rPr>
        <w:t>）</w:t>
      </w:r>
      <w:r>
        <w:rPr>
          <w:rFonts w:hint="eastAsia"/>
        </w:rPr>
        <w:t>。</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5269865" cy="2785745"/>
            <wp:effectExtent l="9525" t="9525" r="24130" b="241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cstate="print"/>
                    <a:stretch>
                      <a:fillRect/>
                    </a:stretch>
                  </pic:blipFill>
                  <pic:spPr>
                    <a:xfrm>
                      <a:off x="0" y="0"/>
                      <a:ext cx="5269865" cy="2785745"/>
                    </a:xfrm>
                    <a:prstGeom prst="rect">
                      <a:avLst/>
                    </a:prstGeom>
                    <a:noFill/>
                    <a:ln>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rPr>
          <w:rFonts w:hint="eastAsia" w:ascii="黑体" w:hAnsi="黑体" w:eastAsia="黑体" w:cs="黑体"/>
          <w:sz w:val="21"/>
          <w:szCs w:val="21"/>
        </w:rPr>
        <w:t>图2-1 透视投影摄像机的参数图解</w:t>
      </w:r>
    </w:p>
    <w:p>
      <w:pPr>
        <w:bidi w:val="0"/>
      </w:pPr>
      <w:r>
        <w:rPr>
          <w:rFonts w:hint="eastAsia"/>
        </w:rPr>
        <w:t>以上则是构建场景所需要的主要三大组件，其关系如图2-2所示。</w:t>
      </w:r>
    </w:p>
    <w:p>
      <w:pPr>
        <w:keepNext w:val="0"/>
        <w:keepLines w:val="0"/>
        <w:pageBreakBefore w:val="0"/>
        <w:widowControl w:val="0"/>
        <w:kinsoku/>
        <w:wordWrap/>
        <w:overflowPunct/>
        <w:topLinePunct w:val="0"/>
        <w:autoSpaceDE/>
        <w:autoSpaceDN/>
        <w:bidi w:val="0"/>
        <w:adjustRightInd w:val="0"/>
        <w:snapToGrid/>
        <w:ind w:firstLine="0" w:firstLineChars="0"/>
        <w:jc w:val="center"/>
        <w:textAlignment w:val="auto"/>
      </w:pPr>
      <w:r>
        <w:drawing>
          <wp:inline distT="0" distB="0" distL="114300" distR="114300">
            <wp:extent cx="5006340" cy="1577340"/>
            <wp:effectExtent l="9525" t="9525" r="1333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cstate="print"/>
                    <a:stretch>
                      <a:fillRect/>
                    </a:stretch>
                  </pic:blipFill>
                  <pic:spPr>
                    <a:xfrm>
                      <a:off x="0" y="0"/>
                      <a:ext cx="5006340" cy="1577340"/>
                    </a:xfrm>
                    <a:prstGeom prst="rect">
                      <a:avLst/>
                    </a:prstGeom>
                    <a:noFill/>
                    <a:ln>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黑体" w:hAnsi="黑体" w:eastAsia="黑体" w:cs="黑体"/>
          <w:sz w:val="21"/>
          <w:szCs w:val="21"/>
        </w:rPr>
      </w:pPr>
      <w:r>
        <w:rPr>
          <w:rFonts w:hint="eastAsia" w:ascii="黑体" w:hAnsi="黑体" w:eastAsia="黑体" w:cs="黑体"/>
          <w:sz w:val="21"/>
          <w:szCs w:val="21"/>
        </w:rPr>
        <w:t>图2-2 三大组件的关系</w:t>
      </w:r>
    </w:p>
    <w:p>
      <w:pPr>
        <w:bidi w:val="0"/>
      </w:pPr>
      <w:r>
        <w:rPr>
          <w:rFonts w:hint="eastAsia"/>
        </w:rPr>
        <w:t>在设置完以上三大组件后，开始设计场景的背景，即宇宙背景。全景图分为球型全景图、柱型全景图以及立方体全景图。其中，球型全景图的构建模式和人眼最为相似，但构建面多，性能消耗高，构建难度较大；柱型全景图垂直视野小，顶部与底部较难完成；立方体全景图最为常见，构建方便，贴图简单，因此本次课题采用立方体全景图来构建场景的背景。</w:t>
      </w:r>
    </w:p>
    <w:p>
      <w:pPr>
        <w:bidi w:val="0"/>
      </w:pPr>
      <w:r>
        <w:rPr>
          <w:rFonts w:hint="eastAsia"/>
        </w:rPr>
        <w:t>构建立方体全景图，只需收集六个面的纹理素材，计算每个面的3D位置和旋转角度，并设置一定的透明度后即可放入场景。</w:t>
      </w:r>
    </w:p>
    <w:p>
      <w:pPr>
        <w:bidi w:val="0"/>
      </w:pPr>
      <w:r>
        <w:rPr>
          <w:rFonts w:hint="eastAsia"/>
        </w:rPr>
        <w:t>设置好背景后，即可开始创建太阳系模型，本次一共设置了十个星体：太阳系中心的恒星——太阳，八大行星——水星、金星、地球、火星、木星、土星、天王星、海王星，以及地月系统中的卫星——月球。创建该模型只需创建十个球体（SphereGeometry），并为每个球体设置与之对应的贴图（本次课题用到的星体贴图均为网络收集），即可创建出与实际效果相差无几的星球。</w:t>
      </w:r>
    </w:p>
    <w:p>
      <w:pPr>
        <w:bidi w:val="0"/>
      </w:pPr>
      <w:r>
        <w:rPr>
          <w:rFonts w:hint="eastAsia"/>
        </w:rPr>
        <w:t>为便于设置星体位置，在场景中添加THREE.AxesHelper对象以做参考，设置完成后需移除。Three.js使用的是右手坐标系，如图2-3所示。</w:t>
      </w:r>
    </w:p>
    <w:p>
      <w:pPr>
        <w:ind w:firstLine="480"/>
        <w:jc w:val="center"/>
      </w:pPr>
      <w:r>
        <w:drawing>
          <wp:inline distT="0" distB="0" distL="114300" distR="114300">
            <wp:extent cx="2453640" cy="2339340"/>
            <wp:effectExtent l="9525" t="9525" r="2095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cstate="print"/>
                    <a:stretch>
                      <a:fillRect/>
                    </a:stretch>
                  </pic:blipFill>
                  <pic:spPr>
                    <a:xfrm>
                      <a:off x="0" y="0"/>
                      <a:ext cx="2453640" cy="2339340"/>
                    </a:xfrm>
                    <a:prstGeom prst="rect">
                      <a:avLst/>
                    </a:prstGeom>
                    <a:noFill/>
                    <a:ln>
                      <a:solidFill>
                        <a:schemeClr val="tx1"/>
                      </a:solid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图2-3 Three.js中的坐标系</w:t>
      </w:r>
    </w:p>
    <w:p>
      <w:pPr>
        <w:bidi w:val="0"/>
      </w:pPr>
      <w:r>
        <w:rPr>
          <w:rFonts w:hint="eastAsia"/>
        </w:rPr>
        <w:t>通过在网络上查询资料，获取星体的自转周期、公转周期以及距日距离，为各星体设置参数。由于距日距离差距过大，并且远大于星体大小，难以在模型中写实地表达，因此各星体的距日距离以及半径根据常见的太阳系图解的比例来设置。</w:t>
      </w:r>
    </w:p>
    <w:p>
      <w:pPr>
        <w:bidi w:val="0"/>
      </w:pPr>
      <w:r>
        <w:rPr>
          <w:rFonts w:hint="eastAsia"/>
        </w:rPr>
        <w:t>星体的自转只需根据自转周期设置旋转属性中的y参数，操作简单，不加赘述。将星体的公转抽象成简易的圆周运动后，其y轴坐标必定为0，所以星体坐标为（x, 0, z），只需计算在平面上x值与y值的变化。此处通过设置每个星体的角速度θ，根据半径和三角函数来计算各星体的平面位置（如图2-4所示），最后在动画函数中运行自转函数与公转函数。</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1384935" cy="1276985"/>
            <wp:effectExtent l="9525" t="9525" r="22860" b="241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cstate="print"/>
                    <a:stretch>
                      <a:fillRect/>
                    </a:stretch>
                  </pic:blipFill>
                  <pic:spPr>
                    <a:xfrm>
                      <a:off x="0" y="0"/>
                      <a:ext cx="1384935" cy="1276985"/>
                    </a:xfrm>
                    <a:prstGeom prst="rect">
                      <a:avLst/>
                    </a:prstGeom>
                    <a:noFill/>
                    <a:ln>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黑体" w:hAnsi="黑体" w:eastAsia="黑体" w:cs="黑体"/>
          <w:sz w:val="21"/>
          <w:szCs w:val="21"/>
        </w:rPr>
      </w:pPr>
      <w:r>
        <w:rPr>
          <w:rFonts w:hint="eastAsia" w:ascii="黑体" w:hAnsi="黑体" w:eastAsia="黑体" w:cs="黑体"/>
          <w:sz w:val="21"/>
          <w:szCs w:val="21"/>
        </w:rPr>
        <w:t>图2-4 单位圆表示的三角函数</w:t>
      </w:r>
    </w:p>
    <w:p>
      <w:pPr>
        <w:bidi w:val="0"/>
      </w:pPr>
      <w:r>
        <w:rPr>
          <w:rFonts w:hint="eastAsia"/>
        </w:rPr>
        <w:t>为便于观察，在创建所有星体模型后，为所有行星添加运动轨迹线，设置以每个行星的半径-0.5为内径、每个行星的半径+0.5为外径的环（RingGeometry），由于Ring默认垂直于x轴，所以需要让每个Ring绕x轴旋转到xz平面上，然后将环添加到场景中。</w:t>
      </w:r>
    </w:p>
    <w:p>
      <w:pPr>
        <w:bidi w:val="0"/>
      </w:pPr>
      <w:r>
        <w:rPr>
          <w:rFonts w:hint="eastAsia"/>
        </w:rPr>
        <w:t>由于土星具有土星环，所以还需在土星的位置处设置一个RingGeometry，为土星环贴图，然后旋转一定角度后添加到场景中，并在公转函数中设置和土星相同相同的运动轨迹。</w:t>
      </w:r>
    </w:p>
    <w:p>
      <w:pPr>
        <w:bidi w:val="0"/>
      </w:pPr>
      <w:r>
        <w:rPr>
          <w:rFonts w:hint="eastAsia"/>
        </w:rPr>
        <w:t>宇宙中还有无数的星球，仅仅以上的模型仍然显得太单调，因此需要创建成千上万个SphereGeometry来作为背景中的星星，但显然电脑无法承受这么巨大的运算量，所以选择使用BufferGeometry。BufferGeometry是Geometry的高效替代，因为它使用buffer来保存所有的数据，包括顶点位置、面索引、法向量、颜色、UVs以及自定义属性。这大大节约了向GPU传递全部这些数据的成本，但同时也使BufferGeometry比Geometry更难处理，不是以对象的方式来访问，如使用Vector3来访问位置数据，以Color对象来访问颜色数据，需要从相应的attribute缓存中访问原始数据，这使得BufferGeometry很适合用来存储静态对象，创造完模型实例后不太需要去操作它。</w:t>
      </w:r>
    </w:p>
    <w:p>
      <w:pPr>
        <w:bidi w:val="0"/>
      </w:pPr>
      <w:r>
        <w:rPr>
          <w:rFonts w:hint="eastAsia"/>
        </w:rPr>
        <w:t>此时场景中的模型已经基本构建完成，但是场景仍然无法显示，因为还没有往场景中添加光源，本次课题使用了点光源（PointLight）、环境光（AmbientLight）和平行光（DirectionalLight）。PointLight是一种单点发光、照射所有方向的光源，可以产生阴影，使用PointLight可模拟太阳光；AmbientLight不需要指定位置并且会应用到全局，所以只需指定颜色就可以添加到场景中，应用到整个场景。DirectionalLight可以看做是距离很远的光，发出的所有光线都是相互平行的，并且被平行光照亮的整个区域接收到的光强是一样的。点光源和平行光的照射方向如图2-5所示。</w:t>
      </w:r>
    </w:p>
    <w:p>
      <w:pPr>
        <w:keepNext w:val="0"/>
        <w:keepLines w:val="0"/>
        <w:pageBreakBefore w:val="0"/>
        <w:widowControl w:val="0"/>
        <w:kinsoku/>
        <w:wordWrap/>
        <w:overflowPunct/>
        <w:topLinePunct w:val="0"/>
        <w:autoSpaceDE/>
        <w:autoSpaceDN/>
        <w:bidi w:val="0"/>
        <w:adjustRightInd w:val="0"/>
        <w:snapToGrid/>
        <w:ind w:firstLine="0" w:firstLineChars="0"/>
        <w:jc w:val="center"/>
        <w:textAlignment w:val="auto"/>
      </w:pPr>
      <w:r>
        <w:drawing>
          <wp:inline distT="0" distB="0" distL="114300" distR="114300">
            <wp:extent cx="2186940" cy="113538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cstate="print"/>
                    <a:stretch>
                      <a:fillRect/>
                    </a:stretch>
                  </pic:blipFill>
                  <pic:spPr>
                    <a:xfrm>
                      <a:off x="0" y="0"/>
                      <a:ext cx="2186940" cy="11353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黑体" w:hAnsi="黑体" w:eastAsia="黑体" w:cs="黑体"/>
          <w:sz w:val="21"/>
          <w:szCs w:val="21"/>
        </w:rPr>
      </w:pPr>
      <w:r>
        <w:rPr>
          <w:rFonts w:hint="eastAsia" w:ascii="黑体" w:hAnsi="黑体" w:eastAsia="黑体" w:cs="黑体"/>
          <w:sz w:val="21"/>
          <w:szCs w:val="21"/>
        </w:rPr>
        <w:t>图2-5 点光源与平行光</w:t>
      </w:r>
    </w:p>
    <w:p>
      <w:pPr>
        <w:pStyle w:val="4"/>
      </w:pPr>
      <w:bookmarkStart w:id="11" w:name="_Toc32749"/>
      <w:r>
        <w:rPr>
          <w:rFonts w:hint="eastAsia"/>
        </w:rPr>
        <w:t>2.1.2 为场景创建动画</w:t>
      </w:r>
      <w:bookmarkEnd w:id="11"/>
    </w:p>
    <w:p>
      <w:pPr>
        <w:bidi w:val="0"/>
      </w:pPr>
      <w:r>
        <w:rPr>
          <w:rFonts w:hint="eastAsia"/>
        </w:rPr>
        <w:t>为使场景中的模型运动起来，这里用到了Three.js中的实时渲染，即不停地对画面进行绘制渲染，这就需要使用HTML5提供的requestAnimationFrame()方法。在animate()中调用动画函数，在场景初始化完成只需调用一次render()，在animate()中调用一次render()，然后在animate()内部使用requestAnimationFrame()方法指向animate本身来触发下一次的场景渲染。这样，浏览器就可以在一定的时间间隔（通常是60次每秒）执行animate()方法，来达到实时渲染的目的。</w:t>
      </w:r>
    </w:p>
    <w:p>
      <w:pPr>
        <w:pStyle w:val="3"/>
      </w:pPr>
      <w:bookmarkStart w:id="12" w:name="_Toc5028"/>
      <w:bookmarkStart w:id="13" w:name="_Toc31123_WPSOffice_Level2"/>
      <w:r>
        <w:rPr>
          <w:rFonts w:hint="eastAsia"/>
        </w:rPr>
        <w:t>2.2 太阳系具体信息的展示</w:t>
      </w:r>
      <w:bookmarkEnd w:id="12"/>
      <w:bookmarkEnd w:id="13"/>
    </w:p>
    <w:p>
      <w:pPr>
        <w:ind w:firstLine="480"/>
      </w:pPr>
      <w:r>
        <w:rPr>
          <w:rFonts w:hint="eastAsia"/>
        </w:rPr>
        <w:t>为减轻GPU压力，选择使用HTML5 来展示星体的详细数据。使用Raycaster对象来创建鼠标左键点击事件，通过点击星体或场景的星体缩略图，在页面中显示星体的详细信息，包括文字简介、基本信息和图解。</w:t>
      </w:r>
    </w:p>
    <w:p>
      <w:pPr>
        <w:spacing w:before="156" w:after="156"/>
        <w:ind w:firstLine="240" w:firstLineChars="100"/>
      </w:pPr>
      <w:r>
        <w:rPr>
          <w:rFonts w:hint="eastAsia"/>
        </w:rPr>
        <w:br w:type="page"/>
      </w:r>
    </w:p>
    <w:p>
      <w:pPr>
        <w:pStyle w:val="2"/>
        <w:numPr>
          <w:ilvl w:val="0"/>
          <w:numId w:val="1"/>
        </w:numPr>
        <w:ind w:firstLine="0" w:firstLineChars="0"/>
      </w:pPr>
      <w:bookmarkStart w:id="14" w:name="_Toc22876"/>
      <w:bookmarkStart w:id="15" w:name="_Toc5010_WPSOffice_Level1"/>
      <w:r>
        <w:rPr>
          <w:rFonts w:hint="eastAsia"/>
        </w:rPr>
        <w:t>系统分析</w:t>
      </w:r>
      <w:bookmarkEnd w:id="14"/>
      <w:bookmarkEnd w:id="15"/>
    </w:p>
    <w:p>
      <w:pPr>
        <w:pStyle w:val="3"/>
      </w:pPr>
      <w:bookmarkStart w:id="16" w:name="_Toc12748"/>
      <w:r>
        <w:rPr>
          <w:rFonts w:hint="eastAsia"/>
        </w:rPr>
        <w:t>3.1 可行性分析</w:t>
      </w:r>
      <w:bookmarkEnd w:id="16"/>
    </w:p>
    <w:p>
      <w:pPr>
        <w:pStyle w:val="4"/>
      </w:pPr>
      <w:bookmarkStart w:id="17" w:name="_Toc26403"/>
      <w:r>
        <w:rPr>
          <w:rFonts w:hint="eastAsia"/>
        </w:rPr>
        <w:t>3.1.1 技术可行性</w:t>
      </w:r>
      <w:bookmarkEnd w:id="17"/>
    </w:p>
    <w:p>
      <w:pPr>
        <w:ind w:firstLine="480"/>
      </w:pPr>
      <w:r>
        <w:rPr>
          <w:rFonts w:hint="eastAsia"/>
        </w:rPr>
        <w:t>本次课题主要采用Three.js开发，并使用了少量简单的HTML5和CSS。由于Three.js的资料大多是英文，历次版本更新较大，中文资料跟进速度缓慢，但其本质是JavaScript，作者对JavaScript有一定学习基础，所以在基于官方文档使用Three.js上并无较大难度。</w:t>
      </w:r>
    </w:p>
    <w:p>
      <w:pPr>
        <w:pStyle w:val="4"/>
      </w:pPr>
      <w:bookmarkStart w:id="18" w:name="_Toc6360"/>
      <w:r>
        <w:rPr>
          <w:rFonts w:hint="eastAsia"/>
        </w:rPr>
        <w:t>3.1.2 操作可行性</w:t>
      </w:r>
      <w:bookmarkEnd w:id="18"/>
    </w:p>
    <w:p>
      <w:pPr>
        <w:ind w:firstLine="480"/>
      </w:pPr>
      <w:r>
        <w:rPr>
          <w:rFonts w:hint="eastAsia"/>
        </w:rPr>
        <w:t>本次课题设计的目标是系统运行后，能够使用户对图形界面操作自如，因此不能有过于复杂的操作方式。随着电脑的普及，大部分人能够十分娴熟地使用鼠标操作，本次课题设计的系统只有简单的鼠标操作，系统界面简洁友好，所以能保证几乎所有用户都能够轻松使用。</w:t>
      </w:r>
    </w:p>
    <w:p>
      <w:pPr>
        <w:pStyle w:val="4"/>
      </w:pPr>
      <w:bookmarkStart w:id="19" w:name="_Toc9599"/>
      <w:r>
        <w:rPr>
          <w:rFonts w:hint="eastAsia"/>
        </w:rPr>
        <w:t>3.1.3 法律可行性</w:t>
      </w:r>
      <w:bookmarkEnd w:id="19"/>
    </w:p>
    <w:p>
      <w:pPr>
        <w:ind w:firstLine="480"/>
      </w:pPr>
      <w:r>
        <w:rPr>
          <w:rFonts w:hint="eastAsia"/>
        </w:rPr>
        <w:t>本次系统开发所使用的软件均为正版软件或者开源免费软件，并在相关法律规定下进行开发，系统具有原创性，不会侵犯他人、集体或国家利益，在法律上是可行的。</w:t>
      </w:r>
    </w:p>
    <w:p>
      <w:pPr>
        <w:pStyle w:val="3"/>
      </w:pPr>
      <w:bookmarkStart w:id="20" w:name="_Toc5483"/>
      <w:r>
        <w:rPr>
          <w:rFonts w:hint="eastAsia"/>
        </w:rPr>
        <w:t>3.2 需求分析</w:t>
      </w:r>
      <w:bookmarkEnd w:id="20"/>
    </w:p>
    <w:p>
      <w:pPr>
        <w:ind w:firstLine="480"/>
      </w:pPr>
      <w:r>
        <w:rPr>
          <w:rFonts w:hint="eastAsia"/>
        </w:rPr>
        <w:t>本系统是一个天文类的虚拟仿真系统，借助Three.js技术，虚拟展示了一个相对真实的太阳系：太阳在星系中心照亮整个星系，八大行星按照各自的轨道和周期围绕太阳永不停歇地旋转，月球作为地球的卫星也在自己的轨道上运动。</w:t>
      </w:r>
    </w:p>
    <w:p>
      <w:pPr>
        <w:ind w:firstLine="480"/>
      </w:pPr>
      <w:r>
        <w:rPr>
          <w:rFonts w:hint="eastAsia"/>
        </w:rPr>
        <w:t>本系统主要用作教学演示使用。</w:t>
      </w:r>
    </w:p>
    <w:p>
      <w:pPr>
        <w:pStyle w:val="4"/>
      </w:pPr>
      <w:bookmarkStart w:id="21" w:name="_Toc21108"/>
      <w:r>
        <w:rPr>
          <w:rFonts w:hint="eastAsia"/>
        </w:rPr>
        <w:t>3.2.1 功能需求</w:t>
      </w:r>
      <w:bookmarkEnd w:id="21"/>
    </w:p>
    <w:p>
      <w:pPr>
        <w:ind w:firstLine="480"/>
      </w:pPr>
      <w:r>
        <w:rPr>
          <w:rFonts w:hint="eastAsia"/>
        </w:rPr>
        <w:t>太阳系3-D模型系统设计具有以下功能：</w:t>
      </w:r>
    </w:p>
    <w:p>
      <w:pPr>
        <w:ind w:firstLine="480"/>
      </w:pPr>
      <w:r>
        <w:rPr>
          <w:rFonts w:hint="eastAsia"/>
        </w:rPr>
        <w:t>1）B/S架构，只需通过浏览器访问，不需要额外安装任何插件；</w:t>
      </w:r>
    </w:p>
    <w:p>
      <w:pPr>
        <w:ind w:firstLine="480"/>
      </w:pPr>
      <w:r>
        <w:rPr>
          <w:rFonts w:hint="eastAsia"/>
        </w:rPr>
        <w:t>2）浏览太阳系中太阳和各个行星、卫星的3D模型及其运行状况；</w:t>
      </w:r>
    </w:p>
    <w:p>
      <w:pPr>
        <w:ind w:firstLine="480"/>
      </w:pPr>
      <w:r>
        <w:rPr>
          <w:rFonts w:hint="eastAsia"/>
        </w:rPr>
        <w:t>3）各个行星的运动轨迹可视化；</w:t>
      </w:r>
    </w:p>
    <w:p>
      <w:pPr>
        <w:ind w:firstLine="480"/>
      </w:pPr>
      <w:r>
        <w:rPr>
          <w:rFonts w:hint="eastAsia"/>
        </w:rPr>
        <w:t>4）可以通过键盘以及鼠标进行自由漫游，对系统进行旋转、平移和缩放的操作，能够自由接近或远离各星体；</w:t>
      </w:r>
    </w:p>
    <w:p>
      <w:pPr>
        <w:ind w:firstLine="480"/>
      </w:pPr>
      <w:r>
        <w:rPr>
          <w:rFonts w:hint="eastAsia"/>
        </w:rPr>
        <w:t>5）点击各星体时可显示该星体的基本信息；</w:t>
      </w:r>
    </w:p>
    <w:p>
      <w:pPr>
        <w:ind w:firstLine="480"/>
      </w:pPr>
      <w:r>
        <w:rPr>
          <w:rFonts w:hint="eastAsia"/>
        </w:rPr>
        <w:t>6）点击各星体是可显示该星体的具体图解。</w:t>
      </w:r>
    </w:p>
    <w:p>
      <w:pPr>
        <w:pStyle w:val="4"/>
      </w:pPr>
      <w:bookmarkStart w:id="22" w:name="_Toc18848"/>
      <w:r>
        <w:rPr>
          <w:rFonts w:hint="eastAsia"/>
        </w:rPr>
        <w:t>3.2.2 性能需求</w:t>
      </w:r>
      <w:bookmarkEnd w:id="22"/>
    </w:p>
    <w:p>
      <w:pPr>
        <w:ind w:firstLine="480"/>
      </w:pPr>
      <w:r>
        <w:rPr>
          <w:rFonts w:hint="eastAsia"/>
        </w:rPr>
        <w:t>1）模型准确度高，基本符合各项真实太阳系数据及运行情况；</w:t>
      </w:r>
    </w:p>
    <w:p>
      <w:pPr>
        <w:ind w:firstLine="480"/>
      </w:pPr>
      <w:r>
        <w:rPr>
          <w:rFonts w:hint="eastAsia"/>
        </w:rPr>
        <w:t>2）有较强的沉浸感，3D模型清晰度高；</w:t>
      </w:r>
    </w:p>
    <w:p>
      <w:pPr>
        <w:ind w:firstLine="480"/>
      </w:pPr>
      <w:r>
        <w:rPr>
          <w:rFonts w:hint="eastAsia"/>
        </w:rPr>
        <w:t>3）运行基本流畅，通过状态栏监控；</w:t>
      </w:r>
    </w:p>
    <w:p>
      <w:pPr>
        <w:ind w:firstLine="480"/>
      </w:pPr>
      <w:r>
        <w:rPr>
          <w:rFonts w:hint="eastAsia"/>
        </w:rPr>
        <w:t>4）系统对用户的输入实时响应。</w:t>
      </w:r>
    </w:p>
    <w:p>
      <w:pPr>
        <w:pStyle w:val="4"/>
      </w:pPr>
      <w:bookmarkStart w:id="23" w:name="_Toc6964"/>
      <w:r>
        <w:rPr>
          <w:rFonts w:hint="eastAsia"/>
        </w:rPr>
        <w:t>3.2.3 运行需求</w:t>
      </w:r>
      <w:bookmarkEnd w:id="23"/>
    </w:p>
    <w:p>
      <w:pPr>
        <w:ind w:firstLine="480"/>
      </w:pPr>
      <w:r>
        <w:rPr>
          <w:rFonts w:hint="eastAsia"/>
        </w:rPr>
        <w:t>1）可通过PC端各浏览器浏览；</w:t>
      </w:r>
    </w:p>
    <w:p>
      <w:pPr>
        <w:ind w:firstLine="480"/>
      </w:pPr>
      <w:r>
        <w:rPr>
          <w:rFonts w:hint="eastAsia"/>
        </w:rPr>
        <w:t>2）服务器端：任一支持HTTP的Web服务器；</w:t>
      </w:r>
    </w:p>
    <w:p>
      <w:pPr>
        <w:ind w:firstLine="480"/>
      </w:pPr>
      <w:r>
        <w:rPr>
          <w:rFonts w:hint="eastAsia"/>
        </w:rPr>
        <w:t>3）硬件需求：CPU：1GHz以上，内存：512MB以上；</w:t>
      </w:r>
    </w:p>
    <w:p>
      <w:pPr>
        <w:ind w:firstLine="480"/>
      </w:pPr>
      <w:r>
        <w:rPr>
          <w:rFonts w:hint="eastAsia"/>
        </w:rPr>
        <w:t>4）Web浏览器：Firefox、Google Chrome、Microsoft Edge。</w:t>
      </w:r>
    </w:p>
    <w:p>
      <w:pPr>
        <w:spacing w:before="156" w:after="156"/>
        <w:ind w:firstLine="240" w:firstLineChars="100"/>
      </w:pPr>
      <w:bookmarkStart w:id="24" w:name="_Toc14970_WPSOffice_Level1"/>
      <w:r>
        <w:rPr>
          <w:rFonts w:hint="eastAsia"/>
        </w:rPr>
        <w:br w:type="page"/>
      </w:r>
    </w:p>
    <w:p>
      <w:pPr>
        <w:pStyle w:val="2"/>
        <w:numPr>
          <w:ilvl w:val="0"/>
          <w:numId w:val="1"/>
        </w:numPr>
        <w:ind w:firstLine="0" w:firstLineChars="0"/>
      </w:pPr>
      <w:bookmarkStart w:id="25" w:name="_Toc31583"/>
      <w:r>
        <w:rPr>
          <w:rFonts w:hint="eastAsia"/>
        </w:rPr>
        <w:t>系统设计与模型分析</w:t>
      </w:r>
      <w:bookmarkEnd w:id="24"/>
      <w:bookmarkEnd w:id="25"/>
    </w:p>
    <w:p>
      <w:pPr>
        <w:pStyle w:val="3"/>
        <w:rPr>
          <w:rFonts w:hint="eastAsia"/>
        </w:rPr>
      </w:pPr>
      <w:bookmarkStart w:id="26" w:name="_Toc11676"/>
      <w:r>
        <w:rPr>
          <w:rFonts w:hint="eastAsia"/>
        </w:rPr>
        <w:t>4.1 系统的总体设计</w:t>
      </w:r>
      <w:bookmarkEnd w:id="26"/>
    </w:p>
    <w:p>
      <w:pPr>
        <w:ind w:firstLine="480"/>
      </w:pPr>
      <w:r>
        <w:rPr>
          <w:rFonts w:hint="eastAsia"/>
        </w:rPr>
        <w:t>系统设计考虑的主要约束是客户端浏览器不需安装任何插件，运行流畅。</w:t>
      </w:r>
    </w:p>
    <w:p>
      <w:pPr>
        <w:pStyle w:val="4"/>
      </w:pPr>
      <w:bookmarkStart w:id="27" w:name="_Toc27224"/>
      <w:r>
        <w:rPr>
          <w:rFonts w:hint="eastAsia"/>
        </w:rPr>
        <w:t>4.1.1 设计约束和原则</w:t>
      </w:r>
      <w:bookmarkEnd w:id="27"/>
    </w:p>
    <w:p>
      <w:pPr>
        <w:ind w:firstLine="480"/>
      </w:pPr>
      <w:r>
        <w:rPr>
          <w:rFonts w:hint="eastAsia"/>
        </w:rPr>
        <w:t>根据需求分析，设计原则主要有以下几点：</w:t>
      </w:r>
    </w:p>
    <w:p>
      <w:pPr>
        <w:numPr>
          <w:ilvl w:val="0"/>
          <w:numId w:val="3"/>
        </w:numPr>
        <w:ind w:firstLine="480"/>
      </w:pPr>
      <w:r>
        <w:rPr>
          <w:rFonts w:hint="eastAsia"/>
        </w:rPr>
        <w:t>基于浏览器，尽量降低复杂度以保证系统性能；</w:t>
      </w:r>
    </w:p>
    <w:p>
      <w:pPr>
        <w:numPr>
          <w:ilvl w:val="0"/>
          <w:numId w:val="3"/>
        </w:numPr>
        <w:ind w:firstLine="480"/>
      </w:pPr>
      <w:r>
        <w:rPr>
          <w:rFonts w:hint="eastAsia"/>
        </w:rPr>
        <w:t>尽量使用已有的框架、库，不重复造轮子；</w:t>
      </w:r>
    </w:p>
    <w:p>
      <w:pPr>
        <w:numPr>
          <w:ilvl w:val="0"/>
          <w:numId w:val="3"/>
        </w:numPr>
        <w:ind w:firstLine="480"/>
      </w:pPr>
      <w:r>
        <w:rPr>
          <w:rFonts w:hint="eastAsia"/>
        </w:rPr>
        <w:t>面向对象设计；</w:t>
      </w:r>
    </w:p>
    <w:p>
      <w:pPr>
        <w:numPr>
          <w:ilvl w:val="0"/>
          <w:numId w:val="3"/>
        </w:numPr>
        <w:ind w:firstLine="480"/>
      </w:pPr>
      <w:r>
        <w:rPr>
          <w:rFonts w:hint="eastAsia"/>
        </w:rPr>
        <w:t>便于扩展和调整维护。</w:t>
      </w:r>
    </w:p>
    <w:p>
      <w:pPr>
        <w:pStyle w:val="4"/>
      </w:pPr>
      <w:bookmarkStart w:id="28" w:name="_Toc5821"/>
      <w:r>
        <w:rPr>
          <w:rFonts w:hint="eastAsia"/>
        </w:rPr>
        <w:t>4.1.2 功能结构</w:t>
      </w:r>
      <w:bookmarkEnd w:id="28"/>
    </w:p>
    <w:p>
      <w:pPr>
        <w:ind w:firstLine="480"/>
      </w:pPr>
      <w:r>
        <w:rPr>
          <w:rFonts w:hint="eastAsia"/>
        </w:rPr>
        <w:t>本系统基于B/S架构，包括服务器端和浏览器端两个部分，但由于系统主要功能集中在浏览器端，服务器端只需要满足HTTP的静态响应即可，无需动态技术，因此这里主要对浏览器端进行分析。根据需求分析，浏览器端可分为四部分：模型展示、场景漫游、运行控制和信息显示，如图4-1所示。</w:t>
      </w:r>
    </w:p>
    <w:p>
      <w:pPr>
        <w:numPr>
          <w:ilvl w:val="0"/>
          <w:numId w:val="4"/>
        </w:numPr>
        <w:ind w:firstLine="480"/>
      </w:pPr>
      <w:r>
        <w:rPr>
          <w:rFonts w:hint="eastAsia"/>
        </w:rPr>
        <w:t>模型展示</w:t>
      </w:r>
    </w:p>
    <w:p>
      <w:pPr>
        <w:ind w:firstLine="480"/>
      </w:pPr>
      <w:r>
        <w:rPr>
          <w:rFonts w:hint="eastAsia"/>
        </w:rPr>
        <w:t>模型展示是系统的主要输出部分，通过利用Three.js库，可以将虚拟的太阳系各星体的3D模型和它们各自的运行情况准确地呈现出来。在显卡和Three.js的支持下，可以表现出和3D游戏相当的场景效果。</w:t>
      </w:r>
    </w:p>
    <w:p>
      <w:pPr>
        <w:numPr>
          <w:ilvl w:val="0"/>
          <w:numId w:val="4"/>
        </w:numPr>
        <w:ind w:firstLine="480"/>
      </w:pPr>
      <w:r>
        <w:rPr>
          <w:rFonts w:hint="eastAsia"/>
        </w:rPr>
        <w:t>场景漫游</w:t>
      </w:r>
    </w:p>
    <w:p>
      <w:pPr>
        <w:ind w:firstLine="480"/>
      </w:pPr>
      <w:r>
        <w:rPr>
          <w:rFonts w:hint="eastAsia"/>
        </w:rPr>
        <w:t>本系统的场景漫游借助了3D技术中的相机控制原理，通过控制鼠标和键盘上的预定按键移动摄像机的位置来实现。这项功能可以带给用户较强的沉浸感，使用户仿佛置身宇宙中，自由地在星体间穿梭遨游。</w:t>
      </w:r>
    </w:p>
    <w:p>
      <w:pPr>
        <w:ind w:firstLine="480"/>
      </w:pPr>
      <w:r>
        <w:rPr>
          <w:rFonts w:hint="eastAsia"/>
        </w:rPr>
        <w:t>场景漫游的控制主要包括位置控制和视角朝向控制两个部分。</w:t>
      </w:r>
    </w:p>
    <w:p>
      <w:pPr>
        <w:ind w:firstLine="480"/>
      </w:pPr>
      <w:r>
        <w:rPr>
          <w:rFonts w:hint="eastAsia"/>
        </w:rPr>
        <w:t>位置控制可以根据用户的输入改变相机的坐标，可以通过键盘的“WASD”键位、空格键以及上下左右方向键来控制，其控制关系为：W/↑：前进；A/←：左移；S/↓：后退；D/→：右移；Space：回到初始位置。鼠标控制则是通过拖拽的形式来控制场景的展示。</w:t>
      </w:r>
    </w:p>
    <w:p>
      <w:pPr>
        <w:ind w:firstLine="480"/>
      </w:pPr>
      <w:r>
        <w:rPr>
          <w:rFonts w:hint="eastAsia"/>
        </w:rPr>
        <w:t>视角方向控制则是控制用户看向的方向，即为相机的视向（lookAt）。考虑到用户可能拖拽过度，视向移到太阳系以外的未知方向，给用户带来不稳定、难以控制的感觉，因此在这里将视向固定在太阳系的中心天体——太阳所在的位置处。</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3787140" cy="3536950"/>
            <wp:effectExtent l="9525" t="9525" r="13335" b="196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8" cstate="print"/>
                    <a:stretch>
                      <a:fillRect/>
                    </a:stretch>
                  </pic:blipFill>
                  <pic:spPr>
                    <a:xfrm>
                      <a:off x="0" y="0"/>
                      <a:ext cx="3787140" cy="3536950"/>
                    </a:xfrm>
                    <a:prstGeom prst="rect">
                      <a:avLst/>
                    </a:prstGeom>
                    <a:noFill/>
                    <a:ln>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黑体" w:hAnsi="黑体" w:eastAsia="黑体" w:cs="黑体"/>
          <w:sz w:val="21"/>
          <w:szCs w:val="21"/>
        </w:rPr>
      </w:pPr>
      <w:r>
        <w:rPr>
          <w:rFonts w:hint="eastAsia" w:ascii="黑体" w:hAnsi="黑体" w:eastAsia="黑体" w:cs="黑体"/>
          <w:sz w:val="21"/>
          <w:szCs w:val="21"/>
        </w:rPr>
        <w:t>图4-1 浏览器端功能结构图</w:t>
      </w:r>
    </w:p>
    <w:p>
      <w:pPr>
        <w:numPr>
          <w:ilvl w:val="0"/>
          <w:numId w:val="4"/>
        </w:numPr>
        <w:ind w:firstLine="480"/>
      </w:pPr>
      <w:r>
        <w:rPr>
          <w:rFonts w:hint="eastAsia"/>
        </w:rPr>
        <w:t>信息展示</w:t>
      </w:r>
    </w:p>
    <w:p>
      <w:pPr>
        <w:ind w:firstLine="480"/>
      </w:pPr>
      <w:r>
        <w:rPr>
          <w:rFonts w:hint="eastAsia"/>
        </w:rPr>
        <w:t>本系统中的信息展示是由用户触发点击事件产生的。由于太阳系的运动是永不停息的，部分用户可能有难以选中目标的问题，所以在界面中设置了一系列缩略图，使用户可以方便地点击查看目标星体信息。</w:t>
      </w:r>
    </w:p>
    <w:p>
      <w:pPr>
        <w:ind w:firstLine="480"/>
      </w:pPr>
      <w:r>
        <w:rPr>
          <w:rFonts w:hint="eastAsia"/>
        </w:rPr>
        <w:t>信息展示主要分为两大部分：文字信息展示和图片展示。文字信息展示是详细地介绍星体已知的相关信息，并对星体的各个参数（如半径、公转周期等）进行罗列展示，使用户对星体有初步了解；图片展示则是使用图解的方式详细介绍星体的形态、形状以及内部构造等难以用文字阐述清楚的信息。</w:t>
      </w:r>
    </w:p>
    <w:p>
      <w:pPr>
        <w:pStyle w:val="4"/>
      </w:pPr>
      <w:bookmarkStart w:id="29" w:name="_Toc4852"/>
      <w:r>
        <w:rPr>
          <w:rFonts w:hint="eastAsia"/>
        </w:rPr>
        <w:t>4.1.3 系统架构</w:t>
      </w:r>
      <w:bookmarkEnd w:id="29"/>
    </w:p>
    <w:p>
      <w:pPr>
        <w:ind w:firstLine="480"/>
      </w:pPr>
      <w:r>
        <w:rPr>
          <w:rFonts w:hint="eastAsia"/>
        </w:rPr>
        <w:t>系统的总体架构由四部分组成：交互层、模型层、框架层和数据层。</w:t>
      </w:r>
    </w:p>
    <w:p>
      <w:pPr>
        <w:ind w:firstLine="480"/>
      </w:pPr>
      <w:r>
        <w:rPr>
          <w:rFonts w:hint="eastAsia"/>
        </w:rPr>
        <w:t>1）交互层</w:t>
      </w:r>
    </w:p>
    <w:p>
      <w:pPr>
        <w:ind w:firstLine="480"/>
      </w:pPr>
      <w:r>
        <w:rPr>
          <w:rFonts w:hint="eastAsia"/>
        </w:rPr>
        <w:t>交互层处于系统的最前端，负责直接与用户交互。主要包括四个部分：</w:t>
      </w:r>
    </w:p>
    <w:p>
      <w:pPr>
        <w:numPr>
          <w:ilvl w:val="0"/>
          <w:numId w:val="5"/>
        </w:numPr>
        <w:ind w:firstLine="480"/>
      </w:pPr>
      <w:r>
        <w:rPr>
          <w:rFonts w:hint="eastAsia"/>
        </w:rPr>
        <w:t>HTML提供界面的结构；</w:t>
      </w:r>
    </w:p>
    <w:p>
      <w:pPr>
        <w:numPr>
          <w:ilvl w:val="0"/>
          <w:numId w:val="5"/>
        </w:numPr>
        <w:ind w:firstLine="480"/>
      </w:pPr>
      <w:r>
        <w:rPr>
          <w:rFonts w:hint="eastAsia"/>
        </w:rPr>
        <w:t>CSS对显示外观进行约定；</w:t>
      </w:r>
    </w:p>
    <w:p>
      <w:pPr>
        <w:numPr>
          <w:ilvl w:val="0"/>
          <w:numId w:val="5"/>
        </w:numPr>
        <w:ind w:firstLine="480"/>
      </w:pPr>
      <w:r>
        <w:rPr>
          <w:rFonts w:hint="eastAsia"/>
        </w:rPr>
        <w:t>DOM Event处理用户输入；</w:t>
      </w:r>
    </w:p>
    <w:p>
      <w:pPr>
        <w:numPr>
          <w:ilvl w:val="0"/>
          <w:numId w:val="5"/>
        </w:numPr>
        <w:ind w:firstLine="480"/>
      </w:pPr>
      <w:r>
        <w:rPr>
          <w:rFonts w:hint="eastAsia"/>
        </w:rPr>
        <w:t>JavaScript实现对模型层的调用。</w:t>
      </w:r>
    </w:p>
    <w:p>
      <w:pPr>
        <w:ind w:firstLine="480"/>
      </w:pPr>
      <w:r>
        <w:rPr>
          <w:rFonts w:hint="eastAsia"/>
        </w:rPr>
        <w:t>2）模型层</w:t>
      </w:r>
    </w:p>
    <w:p>
      <w:pPr>
        <w:ind w:firstLine="480"/>
      </w:pPr>
      <w:r>
        <w:rPr>
          <w:rFonts w:hint="eastAsia"/>
        </w:rPr>
        <w:t>模型层主要对系统整体和各个天体进行建模，这一层由各种模型类组成，大致分为五个部分：系统整体抽象、太阳模型、行星与卫星模型、轨道模型以及背景星空模型。</w:t>
      </w:r>
    </w:p>
    <w:p>
      <w:pPr>
        <w:numPr>
          <w:ilvl w:val="0"/>
          <w:numId w:val="6"/>
        </w:numPr>
        <w:ind w:firstLine="480"/>
      </w:pPr>
      <w:r>
        <w:rPr>
          <w:rFonts w:hint="eastAsia"/>
        </w:rPr>
        <w:t>系统整体抽象是指利用Three.js库中封装好的方法，建立整个虚拟太阳系能正常展示和运作的平台基础；</w:t>
      </w:r>
    </w:p>
    <w:p>
      <w:pPr>
        <w:numPr>
          <w:ilvl w:val="0"/>
          <w:numId w:val="6"/>
        </w:numPr>
        <w:ind w:firstLine="480"/>
      </w:pPr>
      <w:r>
        <w:rPr>
          <w:rFonts w:hint="eastAsia"/>
        </w:rPr>
        <w:t>太阳模型包括太阳本体和太阳光，是场景的中心和唯一的点光源；</w:t>
      </w:r>
    </w:p>
    <w:p>
      <w:pPr>
        <w:numPr>
          <w:ilvl w:val="0"/>
          <w:numId w:val="6"/>
        </w:numPr>
        <w:ind w:firstLine="480"/>
      </w:pPr>
      <w:r>
        <w:rPr>
          <w:rFonts w:hint="eastAsia"/>
        </w:rPr>
        <w:t>行星与卫星模型，包括了太阳系中八大行星的模型，以及地月系统中的月球模型、土星的土星环模型；</w:t>
      </w:r>
    </w:p>
    <w:p>
      <w:pPr>
        <w:numPr>
          <w:ilvl w:val="0"/>
          <w:numId w:val="6"/>
        </w:numPr>
        <w:ind w:firstLine="480"/>
      </w:pPr>
      <w:r>
        <w:rPr>
          <w:rFonts w:hint="eastAsia"/>
        </w:rPr>
        <w:t>轨道模型，即八大行星的公转运行轨道；</w:t>
      </w:r>
    </w:p>
    <w:p>
      <w:pPr>
        <w:numPr>
          <w:ilvl w:val="0"/>
          <w:numId w:val="6"/>
        </w:numPr>
        <w:ind w:firstLine="480"/>
      </w:pPr>
      <w:r>
        <w:rPr>
          <w:rFonts w:hint="eastAsia"/>
        </w:rPr>
        <w:t>背景星空模型是对太阳系的背景星空的建模，包括使用算法随机生成的大量星辰和宇宙全景图。</w:t>
      </w:r>
    </w:p>
    <w:p>
      <w:pPr>
        <w:ind w:firstLine="480"/>
      </w:pPr>
      <w:r>
        <w:rPr>
          <w:rFonts w:hint="eastAsia"/>
        </w:rPr>
        <w:t>3）框架层</w:t>
      </w:r>
    </w:p>
    <w:p>
      <w:pPr>
        <w:ind w:firstLine="480"/>
      </w:pPr>
      <w:r>
        <w:rPr>
          <w:rFonts w:hint="eastAsia"/>
        </w:rPr>
        <w:t>框架层是对3D引擎的封装，主要有第三方类库Three.js及其他相关类库组成。Three.js是对WebGL API的封装，提供了场景、光照、纹理、材质和模型的生成、加载、转换以及矩阵运算等强大功能，其他相关类库则是对控制器以及加载器等等优化装置进行一个补充。通过框架层对3D引擎的封装，为系统提供了优秀的3D展示服务。</w:t>
      </w:r>
    </w:p>
    <w:p>
      <w:pPr>
        <w:ind w:firstLine="480"/>
      </w:pPr>
      <w:r>
        <w:rPr>
          <w:rFonts w:hint="eastAsia"/>
        </w:rPr>
        <w:t>4）数据层</w:t>
      </w:r>
    </w:p>
    <w:p>
      <w:pPr>
        <w:ind w:firstLine="480"/>
      </w:pPr>
      <w:r>
        <w:rPr>
          <w:rFonts w:hint="eastAsia"/>
        </w:rPr>
        <w:t>数据层主要是通过angular.js将虚拟太阳系的数据以及系统进行了双向绑定，通过对星球的点击，使得信息展示框动态绑定星球数据，呈现相关信息，并且缩短了相关文档的加载时间，提高了系统性能。</w:t>
      </w:r>
    </w:p>
    <w:p>
      <w:pPr>
        <w:pStyle w:val="3"/>
      </w:pPr>
      <w:bookmarkStart w:id="30" w:name="_Toc24203"/>
      <w:r>
        <w:rPr>
          <w:rFonts w:hint="eastAsia"/>
        </w:rPr>
        <w:t>4.2 物理模型分析</w:t>
      </w:r>
      <w:bookmarkEnd w:id="30"/>
    </w:p>
    <w:p>
      <w:pPr>
        <w:pStyle w:val="4"/>
      </w:pPr>
      <w:bookmarkStart w:id="31" w:name="_Toc11711"/>
      <w:r>
        <w:rPr>
          <w:rFonts w:hint="eastAsia"/>
        </w:rPr>
        <w:t>4.2.1 物理模型概况</w:t>
      </w:r>
      <w:bookmarkEnd w:id="31"/>
    </w:p>
    <w:p>
      <w:pPr>
        <w:ind w:firstLine="480"/>
      </w:pPr>
      <w:r>
        <w:rPr>
          <w:rFonts w:hint="eastAsia"/>
        </w:rPr>
        <w:t>太阳系由一个恒星、八个行星以及众多矮行星、小行星、彗星组成，本系统模拟的太阳系仅包括太阳、八大行星、背景星辰、背景宇宙和地月系统的卫星——月球。在现实太阳系中，太阳位于中心，其他行星与太阳的距离由近到远分别是水星、金星、地球、火星、木星、土星、天王星、海王星排列。系统除了需要按照此顺序排列行星外，还需要模拟出它们与太阳距离的比例，以及它们的体积比例和运行速度。由于实际数据相差过大，因此仅系统中的数据均做了一定调整，实际数据会在详细介绍中提到。</w:t>
      </w:r>
    </w:p>
    <w:p>
      <w:pPr>
        <w:pStyle w:val="4"/>
      </w:pPr>
      <w:bookmarkStart w:id="32" w:name="_Toc4649"/>
      <w:r>
        <w:rPr>
          <w:rFonts w:hint="eastAsia"/>
        </w:rPr>
        <w:t>4.2.2 太阳模型</w:t>
      </w:r>
      <w:bookmarkEnd w:id="32"/>
    </w:p>
    <w:p>
      <w:pPr>
        <w:ind w:firstLine="480"/>
      </w:pPr>
      <w:r>
        <w:rPr>
          <w:rFonts w:hint="eastAsia"/>
        </w:rPr>
        <w:t>太阳位于太阳系中心，是太阳系中唯一发光的星体，在现实中太阳相对于宇宙微波背景辐射（CMB）的速度是370km/s，但在太阳系系统中，可看作是相对静止的。针对太阳的建模有以下要点：</w:t>
      </w:r>
    </w:p>
    <w:p>
      <w:pPr>
        <w:numPr>
          <w:ilvl w:val="0"/>
          <w:numId w:val="7"/>
        </w:numPr>
        <w:ind w:firstLine="480"/>
      </w:pPr>
      <w:r>
        <w:rPr>
          <w:rFonts w:hint="eastAsia"/>
        </w:rPr>
        <w:t>太阳为一规则球体；</w:t>
      </w:r>
    </w:p>
    <w:p>
      <w:pPr>
        <w:numPr>
          <w:ilvl w:val="0"/>
          <w:numId w:val="7"/>
        </w:numPr>
        <w:ind w:firstLine="480"/>
      </w:pPr>
      <w:r>
        <w:rPr>
          <w:rFonts w:hint="eastAsia"/>
        </w:rPr>
        <w:t>太阳位置固定于太阳系三维空间中心，即坐标（0,0,0处）；</w:t>
      </w:r>
    </w:p>
    <w:p>
      <w:pPr>
        <w:numPr>
          <w:ilvl w:val="0"/>
          <w:numId w:val="7"/>
        </w:numPr>
        <w:ind w:firstLine="480"/>
      </w:pPr>
      <w:r>
        <w:rPr>
          <w:rFonts w:hint="eastAsia"/>
        </w:rPr>
        <w:t>太阳是空间中唯一的光源，也就是说只能有一个点光源；</w:t>
      </w:r>
    </w:p>
    <w:p>
      <w:pPr>
        <w:numPr>
          <w:ilvl w:val="0"/>
          <w:numId w:val="7"/>
        </w:numPr>
        <w:ind w:firstLine="480"/>
      </w:pPr>
      <w:r>
        <w:rPr>
          <w:rFonts w:hint="eastAsia"/>
        </w:rPr>
        <w:t>太阳表面应设置为火红带斑纹的纹理。</w:t>
      </w:r>
    </w:p>
    <w:p>
      <w:pPr>
        <w:pStyle w:val="4"/>
      </w:pPr>
      <w:bookmarkStart w:id="33" w:name="_Toc30477"/>
      <w:r>
        <w:rPr>
          <w:rFonts w:hint="eastAsia"/>
        </w:rPr>
        <w:t>4.2.3 行星模型</w:t>
      </w:r>
      <w:bookmarkEnd w:id="33"/>
    </w:p>
    <w:p>
      <w:pPr>
        <w:ind w:firstLine="480"/>
      </w:pPr>
      <w:r>
        <w:rPr>
          <w:rFonts w:hint="eastAsia"/>
        </w:rPr>
        <w:t>八大行星围绕太阳公转，它们的各项数据如图4-2所示。</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4968240" cy="240792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9" cstate="print"/>
                    <a:stretch>
                      <a:fillRect/>
                    </a:stretch>
                  </pic:blipFill>
                  <pic:spPr>
                    <a:xfrm>
                      <a:off x="0" y="0"/>
                      <a:ext cx="4968240" cy="24079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黑体" w:hAnsi="黑体" w:eastAsia="黑体" w:cs="黑体"/>
          <w:sz w:val="21"/>
          <w:szCs w:val="21"/>
        </w:rPr>
      </w:pPr>
      <w:bookmarkStart w:id="34" w:name="_Toc20693_WPSOffice_Level2"/>
      <w:bookmarkStart w:id="35" w:name="_Toc1169_WPSOffice_Level2"/>
      <w:r>
        <w:rPr>
          <w:rFonts w:hint="eastAsia" w:ascii="黑体" w:hAnsi="黑体" w:eastAsia="黑体" w:cs="黑体"/>
          <w:sz w:val="21"/>
          <w:szCs w:val="21"/>
        </w:rPr>
        <w:t>图4-2 八大行星数据</w:t>
      </w:r>
      <w:bookmarkEnd w:id="34"/>
      <w:bookmarkEnd w:id="35"/>
    </w:p>
    <w:p>
      <w:pPr>
        <w:ind w:firstLine="480"/>
      </w:pPr>
      <w:r>
        <w:rPr>
          <w:rFonts w:hint="eastAsia"/>
        </w:rPr>
        <w:t>本系统仅设置了具有代表意义的卫星，即地月系统的卫星——月球，以地球为单位1，其相关数据如图4-3。</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4991100" cy="739140"/>
            <wp:effectExtent l="0" t="0" r="762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0" cstate="print"/>
                    <a:stretch>
                      <a:fillRect/>
                    </a:stretch>
                  </pic:blipFill>
                  <pic:spPr>
                    <a:xfrm>
                      <a:off x="0" y="0"/>
                      <a:ext cx="4991100" cy="7391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黑体" w:hAnsi="黑体" w:eastAsia="黑体" w:cs="黑体"/>
          <w:sz w:val="21"/>
          <w:szCs w:val="21"/>
        </w:rPr>
      </w:pPr>
      <w:bookmarkStart w:id="36" w:name="_Toc14886_WPSOffice_Level2"/>
      <w:bookmarkStart w:id="37" w:name="_Toc6720_WPSOffice_Level2"/>
      <w:r>
        <w:rPr>
          <w:rFonts w:hint="eastAsia" w:ascii="黑体" w:hAnsi="黑体" w:eastAsia="黑体" w:cs="黑体"/>
          <w:sz w:val="21"/>
          <w:szCs w:val="21"/>
        </w:rPr>
        <w:t>图4-3 地月系统数据</w:t>
      </w:r>
      <w:bookmarkEnd w:id="36"/>
      <w:bookmarkEnd w:id="37"/>
    </w:p>
    <w:p>
      <w:pPr>
        <w:spacing w:before="156" w:after="156"/>
        <w:ind w:firstLine="240" w:firstLineChars="100"/>
      </w:pPr>
      <w:r>
        <w:rPr>
          <w:rFonts w:hint="eastAsia"/>
        </w:rPr>
        <w:br w:type="page"/>
      </w:r>
    </w:p>
    <w:p>
      <w:pPr>
        <w:pStyle w:val="2"/>
        <w:numPr>
          <w:ilvl w:val="0"/>
          <w:numId w:val="1"/>
        </w:numPr>
        <w:ind w:firstLine="0" w:firstLineChars="0"/>
      </w:pPr>
      <w:bookmarkStart w:id="38" w:name="_Toc14697"/>
      <w:bookmarkStart w:id="39" w:name="_Toc31123_WPSOffice_Level1"/>
      <w:r>
        <w:rPr>
          <w:rFonts w:hint="eastAsia"/>
        </w:rPr>
        <w:t>具体实现</w:t>
      </w:r>
      <w:bookmarkEnd w:id="38"/>
      <w:bookmarkEnd w:id="39"/>
    </w:p>
    <w:p>
      <w:pPr>
        <w:pStyle w:val="3"/>
      </w:pPr>
      <w:bookmarkStart w:id="40" w:name="_Toc26863"/>
      <w:r>
        <w:rPr>
          <w:rFonts w:hint="eastAsia"/>
        </w:rPr>
        <w:t>5.1 系统概述</w:t>
      </w:r>
      <w:bookmarkEnd w:id="40"/>
    </w:p>
    <w:p>
      <w:pPr>
        <w:ind w:firstLine="480"/>
      </w:pPr>
      <w:r>
        <w:rPr>
          <w:rFonts w:hint="eastAsia"/>
        </w:rPr>
        <w:t>完成系统分析与设置之后，则进入编码实现阶段。本系统面向教师和学生开发，所以力求操作简单实用，界面干净简约，侧重点是寓教于乐。本系统遵循设计一个易用、美观、大方的系统的原则设计。</w:t>
      </w:r>
    </w:p>
    <w:p>
      <w:pPr>
        <w:pStyle w:val="3"/>
      </w:pPr>
      <w:bookmarkStart w:id="41" w:name="_Toc22905"/>
      <w:r>
        <w:rPr>
          <w:rFonts w:hint="eastAsia"/>
        </w:rPr>
        <w:t>5.2系统模型实现</w:t>
      </w:r>
      <w:bookmarkEnd w:id="41"/>
    </w:p>
    <w:p>
      <w:pPr>
        <w:pStyle w:val="4"/>
      </w:pPr>
      <w:bookmarkStart w:id="42" w:name="_Toc8632"/>
      <w:r>
        <w:rPr>
          <w:rFonts w:hint="eastAsia"/>
        </w:rPr>
        <w:t>5.2.1 相关描述</w:t>
      </w:r>
      <w:bookmarkEnd w:id="42"/>
    </w:p>
    <w:p>
      <w:pPr>
        <w:ind w:firstLine="480"/>
      </w:pPr>
      <w:r>
        <w:rPr>
          <w:rFonts w:hint="eastAsia"/>
        </w:rPr>
        <w:t>系统模型是对系统运行基础的建模，也是系统的入口和主要工作模块，其主要功能为初始化和运行两部分，分别由init、animate、onWindowResize和onKeyDown函数实现。</w:t>
      </w:r>
    </w:p>
    <w:p>
      <w:pPr>
        <w:ind w:firstLine="480"/>
      </w:pPr>
      <w:r>
        <w:rPr>
          <w:rFonts w:hint="eastAsia"/>
        </w:rPr>
        <w:t>在init函数中，实现对画布canvas、渲染器renderer、相机camera、轨道相机控制器orbitControls、环境光ambientLight、点光源pointLight等系统筑基的初始化，并添加到场景容器scene中。</w:t>
      </w:r>
    </w:p>
    <w:p>
      <w:pPr>
        <w:ind w:firstLine="480"/>
      </w:pPr>
      <w:r>
        <w:rPr>
          <w:rFonts w:hint="eastAsia"/>
        </w:rPr>
        <w:t>在animate函数中，实现对控制器的实时更新，便于实时监控场景变化并作出相应反应，同时在其中调用动画函数，实现循环渲染，完成动画效果。</w:t>
      </w:r>
    </w:p>
    <w:p>
      <w:pPr>
        <w:ind w:firstLine="480"/>
      </w:pPr>
      <w:r>
        <w:rPr>
          <w:rFonts w:hint="eastAsia"/>
        </w:rPr>
        <w:t>在onWindowResize函数中，监听了window对象的窗口改变的事件。当窗口改变大小，场景能根据目前窗口大小实时改变相机视野的大小，并调用渲染器进行重新渲染。</w:t>
      </w:r>
    </w:p>
    <w:p>
      <w:pPr>
        <w:ind w:firstLine="480"/>
      </w:pPr>
      <w:r>
        <w:rPr>
          <w:rFonts w:hint="eastAsia"/>
        </w:rPr>
        <w:t>在onKeyDown函数中，监听了文档的键盘按下事件，当按下键盘时，获得事件返回的按键的键码值keycode，根据键码值的不同，实现不同的效果。这个函数主要是对场景中用键盘控制场景上下左右前后移动的实现。在函数中调用cameraMove函数，通过获得参数来改变相机的位置属性来达到控制场景的目的。这两个函数的结合，实现了键盘控制场景变化的功能。</w:t>
      </w:r>
    </w:p>
    <w:p>
      <w:pPr>
        <w:ind w:firstLine="480"/>
      </w:pPr>
      <w:r>
        <w:rPr>
          <w:rFonts w:hint="eastAsia"/>
        </w:rPr>
        <w:t>系统模型实现的主要流程图如图5-1所示。</w:t>
      </w:r>
    </w:p>
    <w:p>
      <w:pPr>
        <w:ind w:firstLine="480"/>
        <w:jc w:val="center"/>
      </w:pPr>
      <w:r>
        <w:drawing>
          <wp:inline distT="0" distB="0" distL="114300" distR="114300">
            <wp:extent cx="4678680" cy="3680460"/>
            <wp:effectExtent l="9525" t="9525" r="20955" b="1333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1" cstate="print"/>
                    <a:stretch>
                      <a:fillRect/>
                    </a:stretch>
                  </pic:blipFill>
                  <pic:spPr>
                    <a:xfrm>
                      <a:off x="0" y="0"/>
                      <a:ext cx="4678680" cy="3680460"/>
                    </a:xfrm>
                    <a:prstGeom prst="rect">
                      <a:avLst/>
                    </a:prstGeom>
                    <a:noFill/>
                    <a:ln>
                      <a:solidFill>
                        <a:schemeClr val="tx1"/>
                      </a:solidFill>
                    </a:ln>
                  </pic:spPr>
                </pic:pic>
              </a:graphicData>
            </a:graphic>
          </wp:inline>
        </w:drawing>
      </w:r>
    </w:p>
    <w:p>
      <w:pPr>
        <w:ind w:firstLine="420"/>
        <w:jc w:val="center"/>
        <w:rPr>
          <w:rFonts w:ascii="黑体" w:hAnsi="黑体" w:eastAsia="黑体" w:cs="黑体"/>
          <w:sz w:val="21"/>
          <w:szCs w:val="21"/>
        </w:rPr>
      </w:pPr>
      <w:bookmarkStart w:id="43" w:name="_Toc18271_WPSOffice_Level2"/>
      <w:r>
        <w:rPr>
          <w:rFonts w:hint="eastAsia" w:ascii="黑体" w:hAnsi="黑体" w:eastAsia="黑体" w:cs="黑体"/>
          <w:sz w:val="21"/>
          <w:szCs w:val="21"/>
        </w:rPr>
        <w:t>图5-1 系统模型实现流程图</w:t>
      </w:r>
      <w:bookmarkEnd w:id="43"/>
    </w:p>
    <w:p>
      <w:pPr>
        <w:pStyle w:val="4"/>
      </w:pPr>
      <w:bookmarkStart w:id="44" w:name="_Toc30168"/>
      <w:r>
        <w:rPr>
          <w:rFonts w:hint="eastAsia"/>
        </w:rPr>
        <w:t>5.2.2 关键代码</w:t>
      </w:r>
      <w:bookmarkEnd w:id="44"/>
    </w:p>
    <w:p>
      <w:pPr>
        <w:ind w:firstLine="480"/>
      </w:pPr>
      <w:r>
        <w:rPr>
          <w:rFonts w:hint="eastAsia"/>
        </w:rPr>
        <w:t>关键代码如下：</w:t>
      </w:r>
    </w:p>
    <w:p>
      <w:pPr>
        <w:pBdr>
          <w:top w:val="single" w:color="auto" w:sz="4" w:space="0"/>
          <w:left w:val="single" w:color="auto" w:sz="4" w:space="0"/>
          <w:bottom w:val="single" w:color="auto" w:sz="4" w:space="0"/>
          <w:right w:val="single" w:color="auto" w:sz="4" w:space="0"/>
        </w:pBdr>
        <w:ind w:firstLine="480"/>
      </w:pPr>
      <w:r>
        <w:rPr>
          <w:rFonts w:hint="eastAsia"/>
        </w:rPr>
        <w:t>/--scene--/</w:t>
      </w:r>
    </w:p>
    <w:p>
      <w:pPr>
        <w:pBdr>
          <w:top w:val="single" w:color="auto" w:sz="4" w:space="0"/>
          <w:left w:val="single" w:color="auto" w:sz="4" w:space="0"/>
          <w:bottom w:val="single" w:color="auto" w:sz="4" w:space="0"/>
          <w:right w:val="single" w:color="auto" w:sz="4" w:space="0"/>
        </w:pBdr>
        <w:ind w:firstLine="480"/>
      </w:pPr>
      <w:r>
        <w:rPr>
          <w:rFonts w:hint="eastAsia"/>
        </w:rPr>
        <w:t>scene = new THREE.Scene();</w:t>
      </w:r>
    </w:p>
    <w:p>
      <w:pPr>
        <w:pBdr>
          <w:top w:val="single" w:color="auto" w:sz="4" w:space="0"/>
          <w:left w:val="single" w:color="auto" w:sz="4" w:space="0"/>
          <w:bottom w:val="single" w:color="auto" w:sz="4" w:space="0"/>
          <w:right w:val="single" w:color="auto" w:sz="4" w:space="0"/>
        </w:pBdr>
        <w:ind w:firstLine="480"/>
      </w:pPr>
      <w:r>
        <w:rPr>
          <w:rFonts w:hint="eastAsia"/>
        </w:rPr>
        <w:t>/--canvas--/</w:t>
      </w:r>
    </w:p>
    <w:p>
      <w:pPr>
        <w:pBdr>
          <w:top w:val="single" w:color="auto" w:sz="4" w:space="0"/>
          <w:left w:val="single" w:color="auto" w:sz="4" w:space="0"/>
          <w:bottom w:val="single" w:color="auto" w:sz="4" w:space="0"/>
          <w:right w:val="single" w:color="auto" w:sz="4" w:space="0"/>
        </w:pBdr>
        <w:ind w:firstLine="480"/>
      </w:pPr>
      <w:r>
        <w:rPr>
          <w:rFonts w:hint="eastAsia"/>
        </w:rPr>
        <w:t>canvas.width = window.innerWidth;</w:t>
      </w:r>
    </w:p>
    <w:p>
      <w:pPr>
        <w:pBdr>
          <w:top w:val="single" w:color="auto" w:sz="4" w:space="0"/>
          <w:left w:val="single" w:color="auto" w:sz="4" w:space="0"/>
          <w:bottom w:val="single" w:color="auto" w:sz="4" w:space="0"/>
          <w:right w:val="single" w:color="auto" w:sz="4" w:space="0"/>
        </w:pBdr>
        <w:ind w:firstLine="480"/>
      </w:pPr>
      <w:r>
        <w:rPr>
          <w:rFonts w:hint="eastAsia"/>
        </w:rPr>
        <w:t>canvas.height = window.innerHeight;</w:t>
      </w:r>
    </w:p>
    <w:p>
      <w:pPr>
        <w:pBdr>
          <w:top w:val="single" w:color="auto" w:sz="4" w:space="0"/>
          <w:left w:val="single" w:color="auto" w:sz="4" w:space="0"/>
          <w:bottom w:val="single" w:color="auto" w:sz="4" w:space="0"/>
          <w:right w:val="single" w:color="auto" w:sz="4" w:space="0"/>
        </w:pBdr>
        <w:ind w:firstLine="480"/>
      </w:pPr>
      <w:r>
        <w:rPr>
          <w:rFonts w:hint="eastAsia"/>
        </w:rPr>
        <w:t>/--renderer--/</w:t>
      </w:r>
    </w:p>
    <w:p>
      <w:pPr>
        <w:pBdr>
          <w:top w:val="single" w:color="auto" w:sz="4" w:space="0"/>
          <w:left w:val="single" w:color="auto" w:sz="4" w:space="0"/>
          <w:bottom w:val="single" w:color="auto" w:sz="4" w:space="0"/>
          <w:right w:val="single" w:color="auto" w:sz="4" w:space="0"/>
        </w:pBdr>
        <w:ind w:firstLine="480"/>
      </w:pPr>
      <w:r>
        <w:rPr>
          <w:rFonts w:hint="eastAsia"/>
        </w:rPr>
        <w:t>renderer = new THREE.WebGLRenderer({canvas: canvas, alpha: true, antialias: true});</w:t>
      </w:r>
    </w:p>
    <w:p>
      <w:pPr>
        <w:pBdr>
          <w:top w:val="single" w:color="auto" w:sz="4" w:space="0"/>
          <w:left w:val="single" w:color="auto" w:sz="4" w:space="0"/>
          <w:bottom w:val="single" w:color="auto" w:sz="4" w:space="0"/>
          <w:right w:val="single" w:color="auto" w:sz="4" w:space="0"/>
        </w:pBdr>
        <w:ind w:firstLine="480"/>
      </w:pPr>
      <w:r>
        <w:rPr>
          <w:rFonts w:hint="eastAsia"/>
        </w:rPr>
        <w:t>renderer.shadowMap.enabled = true;</w:t>
      </w:r>
    </w:p>
    <w:p>
      <w:pPr>
        <w:pBdr>
          <w:top w:val="single" w:color="auto" w:sz="4" w:space="0"/>
          <w:left w:val="single" w:color="auto" w:sz="4" w:space="0"/>
          <w:bottom w:val="single" w:color="auto" w:sz="4" w:space="0"/>
          <w:right w:val="single" w:color="auto" w:sz="4" w:space="0"/>
        </w:pBdr>
        <w:ind w:firstLine="480"/>
      </w:pPr>
      <w:r>
        <w:rPr>
          <w:rFonts w:hint="eastAsia"/>
        </w:rPr>
        <w:t>renderer.shadowMapSoft = true;</w:t>
      </w:r>
    </w:p>
    <w:p>
      <w:pPr>
        <w:pBdr>
          <w:top w:val="single" w:color="auto" w:sz="4" w:space="0"/>
          <w:left w:val="single" w:color="auto" w:sz="4" w:space="0"/>
          <w:bottom w:val="single" w:color="auto" w:sz="4" w:space="0"/>
          <w:right w:val="single" w:color="auto" w:sz="4" w:space="0"/>
        </w:pBdr>
        <w:ind w:firstLine="480"/>
      </w:pPr>
      <w:r>
        <w:rPr>
          <w:rFonts w:hint="eastAsia"/>
        </w:rPr>
        <w:t>renderer.setPixelRatio(window.devicePixelRatio);</w:t>
      </w:r>
    </w:p>
    <w:p>
      <w:pPr>
        <w:pBdr>
          <w:top w:val="single" w:color="auto" w:sz="4" w:space="0"/>
          <w:left w:val="single" w:color="auto" w:sz="4" w:space="0"/>
          <w:bottom w:val="single" w:color="auto" w:sz="4" w:space="0"/>
          <w:right w:val="single" w:color="auto" w:sz="4" w:space="0"/>
        </w:pBdr>
        <w:ind w:firstLine="480"/>
      </w:pPr>
      <w:r>
        <w:rPr>
          <w:rFonts w:hint="eastAsia"/>
        </w:rPr>
        <w:t>renderer.setSize(window.innerWidth, window.innerHeight);</w:t>
      </w:r>
    </w:p>
    <w:p>
      <w:pPr>
        <w:pBdr>
          <w:top w:val="single" w:color="auto" w:sz="4" w:space="0"/>
          <w:left w:val="single" w:color="auto" w:sz="4" w:space="0"/>
          <w:bottom w:val="single" w:color="auto" w:sz="4" w:space="0"/>
          <w:right w:val="single" w:color="auto" w:sz="4" w:space="0"/>
        </w:pBdr>
        <w:ind w:firstLine="480"/>
      </w:pPr>
      <w:r>
        <w:rPr>
          <w:rFonts w:hint="eastAsia"/>
        </w:rPr>
        <w:t>document.getElementById(</w:t>
      </w:r>
      <w:r>
        <w:t>‘</w:t>
      </w:r>
      <w:r>
        <w:rPr>
          <w:rFonts w:hint="eastAsia"/>
        </w:rPr>
        <w:t>WebGL-output</w:t>
      </w:r>
      <w:r>
        <w:t>’</w:t>
      </w:r>
      <w:r>
        <w:rPr>
          <w:rFonts w:hint="eastAsia"/>
        </w:rPr>
        <w:t>).appendChild(renderer.domElement);</w:t>
      </w:r>
    </w:p>
    <w:p>
      <w:pPr>
        <w:pBdr>
          <w:top w:val="single" w:color="auto" w:sz="4" w:space="0"/>
          <w:left w:val="single" w:color="auto" w:sz="4" w:space="0"/>
          <w:bottom w:val="single" w:color="auto" w:sz="4" w:space="0"/>
          <w:right w:val="single" w:color="auto" w:sz="4" w:space="0"/>
        </w:pBdr>
        <w:ind w:firstLine="480"/>
      </w:pPr>
      <w:r>
        <w:rPr>
          <w:rFonts w:hint="eastAsia"/>
        </w:rPr>
        <w:t>/--camera--/</w:t>
      </w:r>
    </w:p>
    <w:p>
      <w:pPr>
        <w:pBdr>
          <w:top w:val="single" w:color="auto" w:sz="4" w:space="0"/>
          <w:left w:val="single" w:color="auto" w:sz="4" w:space="0"/>
          <w:bottom w:val="single" w:color="auto" w:sz="4" w:space="0"/>
          <w:right w:val="single" w:color="auto" w:sz="4" w:space="0"/>
        </w:pBdr>
        <w:ind w:firstLine="480"/>
      </w:pPr>
      <w:r>
        <w:rPr>
          <w:rFonts w:hint="eastAsia"/>
        </w:rPr>
        <w:t>camera = new THREE.PerspectiveCamera(60, window.innerWidth / window.innerHeight, 1, 10000);</w:t>
      </w:r>
    </w:p>
    <w:p>
      <w:pPr>
        <w:pBdr>
          <w:top w:val="single" w:color="auto" w:sz="4" w:space="0"/>
          <w:left w:val="single" w:color="auto" w:sz="4" w:space="0"/>
          <w:bottom w:val="single" w:color="auto" w:sz="4" w:space="0"/>
          <w:right w:val="single" w:color="auto" w:sz="4" w:space="0"/>
        </w:pBdr>
        <w:ind w:firstLine="480"/>
      </w:pPr>
      <w:r>
        <w:rPr>
          <w:rFonts w:hint="eastAsia"/>
        </w:rPr>
        <w:t>camera.position.set(500, 500, 0);</w:t>
      </w:r>
    </w:p>
    <w:p>
      <w:pPr>
        <w:pBdr>
          <w:top w:val="single" w:color="auto" w:sz="4" w:space="0"/>
          <w:left w:val="single" w:color="auto" w:sz="4" w:space="0"/>
          <w:bottom w:val="single" w:color="auto" w:sz="4" w:space="0"/>
          <w:right w:val="single" w:color="auto" w:sz="4" w:space="0"/>
        </w:pBdr>
        <w:ind w:firstLine="480"/>
      </w:pPr>
      <w:r>
        <w:rPr>
          <w:rFonts w:hint="eastAsia"/>
        </w:rPr>
        <w:t>/--orbitControls--/</w:t>
      </w:r>
    </w:p>
    <w:p>
      <w:pPr>
        <w:pBdr>
          <w:top w:val="single" w:color="auto" w:sz="4" w:space="0"/>
          <w:left w:val="single" w:color="auto" w:sz="4" w:space="0"/>
          <w:bottom w:val="single" w:color="auto" w:sz="4" w:space="0"/>
          <w:right w:val="single" w:color="auto" w:sz="4" w:space="0"/>
        </w:pBdr>
        <w:ind w:firstLine="480"/>
      </w:pPr>
      <w:r>
        <w:rPr>
          <w:rFonts w:hint="eastAsia"/>
        </w:rPr>
        <w:t>controls = new THREE.OrbitControls(camera, renderer.domElement);</w:t>
      </w:r>
    </w:p>
    <w:p>
      <w:pPr>
        <w:pBdr>
          <w:top w:val="single" w:color="auto" w:sz="4" w:space="0"/>
          <w:left w:val="single" w:color="auto" w:sz="4" w:space="0"/>
          <w:bottom w:val="single" w:color="auto" w:sz="4" w:space="0"/>
          <w:right w:val="single" w:color="auto" w:sz="4" w:space="0"/>
        </w:pBdr>
        <w:ind w:firstLine="480"/>
      </w:pPr>
      <w:r>
        <w:rPr>
          <w:rFonts w:hint="eastAsia"/>
        </w:rPr>
        <w:t>controls.enableKeys = true;</w:t>
      </w:r>
    </w:p>
    <w:p>
      <w:pPr>
        <w:pBdr>
          <w:top w:val="single" w:color="auto" w:sz="4" w:space="0"/>
          <w:left w:val="single" w:color="auto" w:sz="4" w:space="0"/>
          <w:bottom w:val="single" w:color="auto" w:sz="4" w:space="0"/>
          <w:right w:val="single" w:color="auto" w:sz="4" w:space="0"/>
        </w:pBdr>
        <w:ind w:firstLine="480"/>
      </w:pPr>
      <w:r>
        <w:rPr>
          <w:rFonts w:hint="eastAsia"/>
        </w:rPr>
        <w:t>controls.rotateSpeed = 0.5;</w:t>
      </w:r>
    </w:p>
    <w:p>
      <w:pPr>
        <w:pBdr>
          <w:top w:val="single" w:color="auto" w:sz="4" w:space="0"/>
          <w:left w:val="single" w:color="auto" w:sz="4" w:space="0"/>
          <w:bottom w:val="single" w:color="auto" w:sz="4" w:space="0"/>
          <w:right w:val="single" w:color="auto" w:sz="4" w:space="0"/>
        </w:pBdr>
        <w:ind w:firstLine="480"/>
      </w:pPr>
      <w:r>
        <w:rPr>
          <w:rFonts w:hint="eastAsia"/>
        </w:rPr>
        <w:t>controls.panSpeed = 0.5;</w:t>
      </w:r>
    </w:p>
    <w:p>
      <w:pPr>
        <w:pBdr>
          <w:top w:val="single" w:color="auto" w:sz="4" w:space="0"/>
          <w:left w:val="single" w:color="auto" w:sz="4" w:space="0"/>
          <w:bottom w:val="single" w:color="auto" w:sz="4" w:space="0"/>
          <w:right w:val="single" w:color="auto" w:sz="4" w:space="0"/>
        </w:pBdr>
        <w:ind w:firstLine="480"/>
      </w:pPr>
      <w:r>
        <w:rPr>
          <w:rFonts w:hint="eastAsia"/>
        </w:rPr>
        <w:t>controls.ketPanSpeed = 3.5;</w:t>
      </w:r>
    </w:p>
    <w:p>
      <w:pPr>
        <w:pBdr>
          <w:top w:val="single" w:color="auto" w:sz="4" w:space="0"/>
          <w:left w:val="single" w:color="auto" w:sz="4" w:space="0"/>
          <w:bottom w:val="single" w:color="auto" w:sz="4" w:space="0"/>
          <w:right w:val="single" w:color="auto" w:sz="4" w:space="0"/>
        </w:pBdr>
        <w:ind w:firstLine="480"/>
      </w:pPr>
      <w:r>
        <w:rPr>
          <w:rFonts w:hint="eastAsia"/>
        </w:rPr>
        <w:t>controls.enableDamping = true;</w:t>
      </w:r>
    </w:p>
    <w:p>
      <w:pPr>
        <w:pBdr>
          <w:top w:val="single" w:color="auto" w:sz="4" w:space="0"/>
          <w:left w:val="single" w:color="auto" w:sz="4" w:space="0"/>
          <w:bottom w:val="single" w:color="auto" w:sz="4" w:space="0"/>
          <w:right w:val="single" w:color="auto" w:sz="4" w:space="0"/>
        </w:pBdr>
        <w:ind w:firstLine="480"/>
      </w:pPr>
      <w:r>
        <w:rPr>
          <w:rFonts w:hint="eastAsia"/>
        </w:rPr>
        <w:t>controls.dampingFactor = 0.25;</w:t>
      </w:r>
    </w:p>
    <w:p>
      <w:pPr>
        <w:pBdr>
          <w:top w:val="single" w:color="auto" w:sz="4" w:space="0"/>
          <w:left w:val="single" w:color="auto" w:sz="4" w:space="0"/>
          <w:bottom w:val="single" w:color="auto" w:sz="4" w:space="0"/>
          <w:right w:val="single" w:color="auto" w:sz="4" w:space="0"/>
        </w:pBdr>
        <w:ind w:firstLine="480"/>
      </w:pPr>
      <w:r>
        <w:rPr>
          <w:rFonts w:hint="eastAsia"/>
        </w:rPr>
        <w:t>controls.screenSpacePanning = false;</w:t>
      </w:r>
    </w:p>
    <w:p>
      <w:pPr>
        <w:pBdr>
          <w:top w:val="single" w:color="auto" w:sz="4" w:space="0"/>
          <w:left w:val="single" w:color="auto" w:sz="4" w:space="0"/>
          <w:bottom w:val="single" w:color="auto" w:sz="4" w:space="0"/>
          <w:right w:val="single" w:color="auto" w:sz="4" w:space="0"/>
        </w:pBdr>
        <w:ind w:firstLine="480"/>
      </w:pPr>
      <w:r>
        <w:rPr>
          <w:rFonts w:hint="eastAsia"/>
        </w:rPr>
        <w:t>controls.minDistance = 100;</w:t>
      </w:r>
    </w:p>
    <w:p>
      <w:pPr>
        <w:pBdr>
          <w:top w:val="single" w:color="auto" w:sz="4" w:space="0"/>
          <w:left w:val="single" w:color="auto" w:sz="4" w:space="0"/>
          <w:bottom w:val="single" w:color="auto" w:sz="4" w:space="0"/>
          <w:right w:val="single" w:color="auto" w:sz="4" w:space="0"/>
        </w:pBdr>
        <w:ind w:firstLine="480"/>
      </w:pPr>
      <w:r>
        <w:rPr>
          <w:rFonts w:hint="eastAsia"/>
        </w:rPr>
        <w:t>sontrols.maxDistance = 1200;</w:t>
      </w:r>
    </w:p>
    <w:p>
      <w:pPr>
        <w:pBdr>
          <w:top w:val="single" w:color="auto" w:sz="4" w:space="0"/>
          <w:left w:val="single" w:color="auto" w:sz="4" w:space="0"/>
          <w:bottom w:val="single" w:color="auto" w:sz="4" w:space="0"/>
          <w:right w:val="single" w:color="auto" w:sz="4" w:space="0"/>
        </w:pBdr>
        <w:ind w:firstLine="480"/>
      </w:pPr>
      <w:r>
        <w:rPr>
          <w:rFonts w:hint="eastAsia"/>
        </w:rPr>
        <w:t>controls.maxPolorAngle = Math.PI / 2;</w:t>
      </w:r>
    </w:p>
    <w:p>
      <w:pPr>
        <w:pBdr>
          <w:top w:val="single" w:color="auto" w:sz="4" w:space="0"/>
          <w:left w:val="single" w:color="auto" w:sz="4" w:space="0"/>
          <w:bottom w:val="single" w:color="auto" w:sz="4" w:space="0"/>
          <w:right w:val="single" w:color="auto" w:sz="4" w:space="0"/>
        </w:pBdr>
        <w:ind w:firstLine="480"/>
      </w:pPr>
      <w:r>
        <w:rPr>
          <w:rFonts w:hint="eastAsia"/>
        </w:rPr>
        <w:t>/--ambiemtLight--/</w:t>
      </w:r>
    </w:p>
    <w:p>
      <w:pPr>
        <w:pBdr>
          <w:top w:val="single" w:color="auto" w:sz="4" w:space="0"/>
          <w:left w:val="single" w:color="auto" w:sz="4" w:space="0"/>
          <w:bottom w:val="single" w:color="auto" w:sz="4" w:space="0"/>
          <w:right w:val="single" w:color="auto" w:sz="4" w:space="0"/>
        </w:pBdr>
        <w:ind w:firstLine="480"/>
      </w:pPr>
      <w:r>
        <w:rPr>
          <w:rFonts w:hint="eastAsia"/>
        </w:rPr>
        <w:t>var ambientLight = new THREE.AmbientLight(0xaaaaaa);</w:t>
      </w:r>
    </w:p>
    <w:p>
      <w:pPr>
        <w:pBdr>
          <w:top w:val="single" w:color="auto" w:sz="4" w:space="0"/>
          <w:left w:val="single" w:color="auto" w:sz="4" w:space="0"/>
          <w:bottom w:val="single" w:color="auto" w:sz="4" w:space="0"/>
          <w:right w:val="single" w:color="auto" w:sz="4" w:space="0"/>
        </w:pBdr>
        <w:ind w:firstLine="480"/>
      </w:pPr>
      <w:r>
        <w:rPr>
          <w:rFonts w:hint="eastAsia"/>
        </w:rPr>
        <w:t>scene.add(ambientLight);</w:t>
      </w:r>
    </w:p>
    <w:p>
      <w:pPr>
        <w:pBdr>
          <w:top w:val="single" w:color="auto" w:sz="4" w:space="0"/>
          <w:left w:val="single" w:color="auto" w:sz="4" w:space="0"/>
          <w:bottom w:val="single" w:color="auto" w:sz="4" w:space="0"/>
          <w:right w:val="single" w:color="auto" w:sz="4" w:space="0"/>
        </w:pBdr>
        <w:ind w:firstLine="480"/>
      </w:pPr>
      <w:r>
        <w:rPr>
          <w:rFonts w:hint="eastAsia"/>
        </w:rPr>
        <w:t>/--pointLight--/</w:t>
      </w:r>
    </w:p>
    <w:p>
      <w:pPr>
        <w:pBdr>
          <w:top w:val="single" w:color="auto" w:sz="4" w:space="0"/>
          <w:left w:val="single" w:color="auto" w:sz="4" w:space="0"/>
          <w:bottom w:val="single" w:color="auto" w:sz="4" w:space="0"/>
          <w:right w:val="single" w:color="auto" w:sz="4" w:space="0"/>
        </w:pBdr>
        <w:ind w:firstLine="480"/>
      </w:pPr>
      <w:r>
        <w:rPr>
          <w:rFonts w:hint="eastAsia"/>
        </w:rPr>
        <w:t>var sunlight = new THREE.PointLight(0xddddaa, 5, 4000);</w:t>
      </w:r>
    </w:p>
    <w:p>
      <w:pPr>
        <w:pBdr>
          <w:top w:val="single" w:color="auto" w:sz="4" w:space="0"/>
          <w:left w:val="single" w:color="auto" w:sz="4" w:space="0"/>
          <w:bottom w:val="single" w:color="auto" w:sz="4" w:space="0"/>
          <w:right w:val="single" w:color="auto" w:sz="4" w:space="0"/>
        </w:pBdr>
        <w:ind w:firstLine="480"/>
      </w:pPr>
      <w:r>
        <w:rPr>
          <w:rFonts w:hint="eastAsia"/>
        </w:rPr>
        <w:t>sunlight.castShadow = true;</w:t>
      </w:r>
    </w:p>
    <w:p>
      <w:pPr>
        <w:pBdr>
          <w:top w:val="single" w:color="auto" w:sz="4" w:space="0"/>
          <w:left w:val="single" w:color="auto" w:sz="4" w:space="0"/>
          <w:bottom w:val="single" w:color="auto" w:sz="4" w:space="0"/>
          <w:right w:val="single" w:color="auto" w:sz="4" w:space="0"/>
        </w:pBdr>
        <w:ind w:firstLine="480"/>
      </w:pPr>
      <w:r>
        <w:rPr>
          <w:rFonts w:hint="eastAsia"/>
        </w:rPr>
        <w:t>scene.add(sunlight);</w:t>
      </w:r>
    </w:p>
    <w:p>
      <w:pPr>
        <w:pBdr>
          <w:top w:val="single" w:color="auto" w:sz="4" w:space="0"/>
          <w:left w:val="single" w:color="auto" w:sz="4" w:space="0"/>
          <w:bottom w:val="single" w:color="auto" w:sz="4" w:space="0"/>
          <w:right w:val="single" w:color="auto" w:sz="4" w:space="0"/>
        </w:pBdr>
        <w:ind w:firstLine="480"/>
      </w:pPr>
    </w:p>
    <w:p>
      <w:pPr>
        <w:pBdr>
          <w:top w:val="single" w:color="auto" w:sz="4" w:space="0"/>
          <w:left w:val="single" w:color="auto" w:sz="4" w:space="0"/>
          <w:bottom w:val="single" w:color="auto" w:sz="4" w:space="0"/>
          <w:right w:val="single" w:color="auto" w:sz="4" w:space="0"/>
        </w:pBdr>
        <w:ind w:firstLine="480"/>
      </w:pPr>
      <w:r>
        <w:rPr>
          <w:rFonts w:hint="eastAsia"/>
        </w:rPr>
        <w:t>window.addEventListener(</w:t>
      </w:r>
      <w:r>
        <w:t>‘</w:t>
      </w:r>
      <w:r>
        <w:rPr>
          <w:rFonts w:hint="eastAsia"/>
        </w:rPr>
        <w:t>resize</w:t>
      </w:r>
      <w:r>
        <w:t>’</w:t>
      </w:r>
      <w:r>
        <w:rPr>
          <w:rFonts w:hint="eastAsia"/>
        </w:rPr>
        <w:t>,  onWindowResize,  false);</w:t>
      </w:r>
    </w:p>
    <w:p>
      <w:pPr>
        <w:pBdr>
          <w:top w:val="single" w:color="auto" w:sz="4" w:space="0"/>
          <w:left w:val="single" w:color="auto" w:sz="4" w:space="0"/>
          <w:bottom w:val="single" w:color="auto" w:sz="4" w:space="0"/>
          <w:right w:val="single" w:color="auto" w:sz="4" w:space="0"/>
        </w:pBdr>
        <w:ind w:firstLine="480"/>
      </w:pPr>
      <w:r>
        <w:rPr>
          <w:rFonts w:hint="eastAsia"/>
        </w:rPr>
        <w:t>canvas.addEventListener(</w:t>
      </w:r>
      <w:r>
        <w:t>‘</w:t>
      </w:r>
      <w:r>
        <w:rPr>
          <w:rFonts w:hint="eastAsia"/>
        </w:rPr>
        <w:t>mousedown</w:t>
      </w:r>
      <w:r>
        <w:t>’</w:t>
      </w:r>
      <w:r>
        <w:rPr>
          <w:rFonts w:hint="eastAsia"/>
        </w:rPr>
        <w:t>, onDocumentMouseDown, false);</w:t>
      </w:r>
    </w:p>
    <w:p>
      <w:pPr>
        <w:pBdr>
          <w:top w:val="single" w:color="auto" w:sz="4" w:space="0"/>
          <w:left w:val="single" w:color="auto" w:sz="4" w:space="0"/>
          <w:bottom w:val="single" w:color="auto" w:sz="4" w:space="0"/>
          <w:right w:val="single" w:color="auto" w:sz="4" w:space="0"/>
        </w:pBdr>
        <w:ind w:firstLine="480"/>
      </w:pPr>
      <w:r>
        <w:rPr>
          <w:rFonts w:hint="eastAsia"/>
        </w:rPr>
        <w:t>document.addEventListener(</w:t>
      </w:r>
      <w:r>
        <w:t>‘</w:t>
      </w:r>
      <w:r>
        <w:rPr>
          <w:rFonts w:hint="eastAsia"/>
        </w:rPr>
        <w:t>keydown</w:t>
      </w:r>
      <w:r>
        <w:t>’</w:t>
      </w:r>
      <w:r>
        <w:rPr>
          <w:rFonts w:hint="eastAsia"/>
        </w:rPr>
        <w:t>, onKeyDown, false);</w:t>
      </w:r>
    </w:p>
    <w:p>
      <w:pPr>
        <w:pStyle w:val="3"/>
      </w:pPr>
      <w:bookmarkStart w:id="45" w:name="_Toc17299"/>
      <w:r>
        <w:rPr>
          <w:rFonts w:hint="eastAsia"/>
        </w:rPr>
        <w:t>5.3 背景模型实现</w:t>
      </w:r>
      <w:bookmarkEnd w:id="45"/>
    </w:p>
    <w:p>
      <w:pPr>
        <w:pStyle w:val="4"/>
      </w:pPr>
      <w:bookmarkStart w:id="46" w:name="_Toc18946"/>
      <w:r>
        <w:rPr>
          <w:rFonts w:hint="eastAsia"/>
        </w:rPr>
        <w:t>5.3.1 相关描述</w:t>
      </w:r>
      <w:bookmarkEnd w:id="46"/>
    </w:p>
    <w:p>
      <w:pPr>
        <w:ind w:firstLine="480"/>
      </w:pPr>
      <w:r>
        <w:rPr>
          <w:rFonts w:hint="eastAsia"/>
        </w:rPr>
        <w:t>为了使模拟太阳系系统更加逼真，使用了全景图来构建宇宙背景。在这里使用了立方体全景图来创建。因ShaderMaterial使用难度打，因此在这里创建了六个平面，为平面依次贴图后添加到场景中，并限制相机只能在立方体的场景内运行，即可完成背景空间的构造。</w:t>
      </w:r>
    </w:p>
    <w:p>
      <w:pPr>
        <w:ind w:firstLine="480"/>
      </w:pPr>
      <w:r>
        <w:rPr>
          <w:rFonts w:hint="eastAsia"/>
        </w:rPr>
        <w:t>与此同时，为减轻GPU负担，采用BufferGeometry来创造有无数星辰的背景星空。由之前提到的BufferGeometry的使用方法可知，首先要用两个数组来分别确定一个星辰的位置和颜色信息。并用随机函数确定位置范围，然后用for循环为星辰随机赋予颜色，最后进行空间计算。这样创建出来的星空成本较低，但视觉效果很不错，在移动镜头的过程中还有层次感。</w:t>
      </w:r>
    </w:p>
    <w:p>
      <w:pPr>
        <w:pStyle w:val="4"/>
      </w:pPr>
      <w:bookmarkStart w:id="47" w:name="_Toc15877"/>
      <w:r>
        <w:rPr>
          <w:rFonts w:hint="eastAsia"/>
        </w:rPr>
        <w:t>5.3.2 关键代码</w:t>
      </w:r>
      <w:bookmarkEnd w:id="47"/>
    </w:p>
    <w:p>
      <w:pPr>
        <w:ind w:firstLine="480"/>
      </w:pPr>
      <w:r>
        <w:rPr>
          <w:rFonts w:hint="eastAsia"/>
        </w:rPr>
        <w:t>关键代码如下：</w:t>
      </w:r>
    </w:p>
    <w:p>
      <w:pPr>
        <w:pBdr>
          <w:top w:val="single" w:color="auto" w:sz="4" w:space="0"/>
          <w:left w:val="single" w:color="auto" w:sz="4" w:space="0"/>
          <w:bottom w:val="single" w:color="auto" w:sz="4" w:space="0"/>
          <w:right w:val="single" w:color="auto" w:sz="4" w:space="0"/>
        </w:pBdr>
        <w:ind w:firstLine="480"/>
      </w:pPr>
      <w:r>
        <w:rPr>
          <w:rFonts w:hint="eastAsia"/>
        </w:rPr>
        <w:t>var backPlane = creatBack(</w:t>
      </w:r>
      <w:r>
        <w:t>‘</w:t>
      </w:r>
      <w:r>
        <w:rPr>
          <w:rFonts w:hint="eastAsia"/>
        </w:rPr>
        <w:t>back.png</w:t>
      </w:r>
      <w:r>
        <w:t>’</w:t>
      </w:r>
      <w:r>
        <w:rPr>
          <w:rFonts w:hint="eastAsia"/>
        </w:rPr>
        <w:t>);</w:t>
      </w:r>
    </w:p>
    <w:p>
      <w:pPr>
        <w:pBdr>
          <w:top w:val="single" w:color="auto" w:sz="4" w:space="0"/>
          <w:left w:val="single" w:color="auto" w:sz="4" w:space="0"/>
          <w:bottom w:val="single" w:color="auto" w:sz="4" w:space="0"/>
          <w:right w:val="single" w:color="auto" w:sz="4" w:space="0"/>
        </w:pBdr>
        <w:ind w:firstLine="480"/>
      </w:pPr>
      <w:r>
        <w:rPr>
          <w:rFonts w:hint="eastAsia"/>
        </w:rPr>
        <w:t>backPlane.rotation.y = Math.PI / 2;</w:t>
      </w:r>
    </w:p>
    <w:p>
      <w:pPr>
        <w:pBdr>
          <w:top w:val="single" w:color="auto" w:sz="4" w:space="0"/>
          <w:left w:val="single" w:color="auto" w:sz="4" w:space="0"/>
          <w:bottom w:val="single" w:color="auto" w:sz="4" w:space="0"/>
          <w:right w:val="single" w:color="auto" w:sz="4" w:space="0"/>
        </w:pBdr>
        <w:ind w:firstLine="480"/>
      </w:pPr>
      <w:r>
        <w:rPr>
          <w:rFonts w:hint="eastAsia"/>
        </w:rPr>
        <w:t>backPlane.position.set(-2500, 0, 0);</w:t>
      </w:r>
    </w:p>
    <w:p>
      <w:pPr>
        <w:pBdr>
          <w:top w:val="single" w:color="auto" w:sz="4" w:space="0"/>
          <w:left w:val="single" w:color="auto" w:sz="4" w:space="0"/>
          <w:bottom w:val="single" w:color="auto" w:sz="4" w:space="0"/>
          <w:right w:val="single" w:color="auto" w:sz="4" w:space="0"/>
        </w:pBdr>
        <w:ind w:firstLine="480"/>
      </w:pPr>
      <w:r>
        <w:rPr>
          <w:rFonts w:hint="eastAsia"/>
        </w:rPr>
        <w:t>scene.add(backPlane);</w:t>
      </w:r>
    </w:p>
    <w:p>
      <w:pPr>
        <w:pBdr>
          <w:top w:val="single" w:color="auto" w:sz="4" w:space="0"/>
          <w:left w:val="single" w:color="auto" w:sz="4" w:space="0"/>
          <w:bottom w:val="single" w:color="auto" w:sz="4" w:space="0"/>
          <w:right w:val="single" w:color="auto" w:sz="4" w:space="0"/>
        </w:pBdr>
        <w:ind w:firstLine="480"/>
      </w:pPr>
      <w:r>
        <w:rPr>
          <w:rFonts w:hint="eastAsia"/>
        </w:rPr>
        <w:t>/--其他面创建方法同上，仅改变rotation和position的值--/</w:t>
      </w:r>
    </w:p>
    <w:p>
      <w:pPr>
        <w:pBdr>
          <w:top w:val="single" w:color="auto" w:sz="4" w:space="0"/>
          <w:left w:val="single" w:color="auto" w:sz="4" w:space="0"/>
          <w:bottom w:val="single" w:color="auto" w:sz="4" w:space="0"/>
          <w:right w:val="single" w:color="auto" w:sz="4" w:space="0"/>
        </w:pBdr>
        <w:ind w:firstLine="480"/>
      </w:pPr>
    </w:p>
    <w:p>
      <w:pPr>
        <w:pBdr>
          <w:top w:val="single" w:color="auto" w:sz="4" w:space="0"/>
          <w:left w:val="single" w:color="auto" w:sz="4" w:space="0"/>
          <w:bottom w:val="single" w:color="auto" w:sz="4" w:space="0"/>
          <w:right w:val="single" w:color="auto" w:sz="4" w:space="0"/>
        </w:pBdr>
        <w:ind w:firstLine="480"/>
      </w:pPr>
      <w:r>
        <w:rPr>
          <w:rFonts w:hint="eastAsia"/>
        </w:rPr>
        <w:t>/--background stars--/</w:t>
      </w:r>
    </w:p>
    <w:p>
      <w:pPr>
        <w:pBdr>
          <w:top w:val="single" w:color="auto" w:sz="4" w:space="0"/>
          <w:left w:val="single" w:color="auto" w:sz="4" w:space="0"/>
          <w:bottom w:val="single" w:color="auto" w:sz="4" w:space="0"/>
          <w:right w:val="single" w:color="auto" w:sz="4" w:space="0"/>
        </w:pBdr>
        <w:ind w:firstLine="480"/>
      </w:pPr>
      <w:r>
        <w:rPr>
          <w:rFonts w:hint="eastAsia"/>
        </w:rPr>
        <w:t>particles = 20000;</w:t>
      </w:r>
    </w:p>
    <w:p>
      <w:pPr>
        <w:pBdr>
          <w:top w:val="single" w:color="auto" w:sz="4" w:space="0"/>
          <w:left w:val="single" w:color="auto" w:sz="4" w:space="0"/>
          <w:bottom w:val="single" w:color="auto" w:sz="4" w:space="0"/>
          <w:right w:val="single" w:color="auto" w:sz="4" w:space="0"/>
        </w:pBdr>
        <w:ind w:firstLine="480"/>
      </w:pPr>
      <w:r>
        <w:rPr>
          <w:rFonts w:hint="eastAsia"/>
        </w:rPr>
        <w:t>buffer = new THREE.BufferGeometry();</w:t>
      </w:r>
    </w:p>
    <w:p>
      <w:pPr>
        <w:pBdr>
          <w:top w:val="single" w:color="auto" w:sz="4" w:space="0"/>
          <w:left w:val="single" w:color="auto" w:sz="4" w:space="0"/>
          <w:bottom w:val="single" w:color="auto" w:sz="4" w:space="0"/>
          <w:right w:val="single" w:color="auto" w:sz="4" w:space="0"/>
        </w:pBdr>
        <w:ind w:firstLine="480"/>
      </w:pPr>
      <w:r>
        <w:rPr>
          <w:rFonts w:hint="eastAsia"/>
        </w:rPr>
        <w:t>position = new Float32Array(particles * 3);</w:t>
      </w:r>
    </w:p>
    <w:p>
      <w:pPr>
        <w:pBdr>
          <w:top w:val="single" w:color="auto" w:sz="4" w:space="0"/>
          <w:left w:val="single" w:color="auto" w:sz="4" w:space="0"/>
          <w:bottom w:val="single" w:color="auto" w:sz="4" w:space="0"/>
          <w:right w:val="single" w:color="auto" w:sz="4" w:space="0"/>
        </w:pBdr>
        <w:ind w:firstLine="480"/>
      </w:pPr>
      <w:r>
        <w:rPr>
          <w:rFonts w:hint="eastAsia"/>
        </w:rPr>
        <w:t>colors = new Float32Array(particles * 3);</w:t>
      </w:r>
    </w:p>
    <w:p>
      <w:pPr>
        <w:pBdr>
          <w:top w:val="single" w:color="auto" w:sz="4" w:space="0"/>
          <w:left w:val="single" w:color="auto" w:sz="4" w:space="0"/>
          <w:bottom w:val="single" w:color="auto" w:sz="4" w:space="0"/>
          <w:right w:val="single" w:color="auto" w:sz="4" w:space="0"/>
        </w:pBdr>
        <w:ind w:firstLine="480"/>
      </w:pPr>
      <w:r>
        <w:rPr>
          <w:rFonts w:hint="eastAsia"/>
        </w:rPr>
        <w:t>color = new THREE.Color();</w:t>
      </w:r>
    </w:p>
    <w:p>
      <w:pPr>
        <w:pBdr>
          <w:top w:val="single" w:color="auto" w:sz="4" w:space="0"/>
          <w:left w:val="single" w:color="auto" w:sz="4" w:space="0"/>
          <w:bottom w:val="single" w:color="auto" w:sz="4" w:space="0"/>
          <w:right w:val="single" w:color="auto" w:sz="4" w:space="0"/>
        </w:pBdr>
        <w:ind w:firstLine="480"/>
      </w:pPr>
      <w:r>
        <w:rPr>
          <w:rFonts w:hint="eastAsia"/>
        </w:rPr>
        <w:t>sizes = [];</w:t>
      </w:r>
    </w:p>
    <w:p>
      <w:pPr>
        <w:pBdr>
          <w:top w:val="single" w:color="auto" w:sz="4" w:space="0"/>
          <w:left w:val="single" w:color="auto" w:sz="4" w:space="0"/>
          <w:bottom w:val="single" w:color="auto" w:sz="4" w:space="0"/>
          <w:right w:val="single" w:color="auto" w:sz="4" w:space="0"/>
        </w:pBdr>
        <w:ind w:firstLine="480"/>
      </w:pPr>
      <w:r>
        <w:rPr>
          <w:rFonts w:hint="eastAsia"/>
        </w:rPr>
        <w:t>/--星星出现的最近距离--/</w:t>
      </w:r>
    </w:p>
    <w:p>
      <w:pPr>
        <w:pBdr>
          <w:top w:val="single" w:color="auto" w:sz="4" w:space="0"/>
          <w:left w:val="single" w:color="auto" w:sz="4" w:space="0"/>
          <w:bottom w:val="single" w:color="auto" w:sz="4" w:space="0"/>
          <w:right w:val="single" w:color="auto" w:sz="4" w:space="0"/>
        </w:pBdr>
        <w:ind w:firstLine="480"/>
      </w:pPr>
      <w:r>
        <w:rPr>
          <w:rFonts w:hint="eastAsia"/>
        </w:rPr>
        <w:t>gap = 1500;</w:t>
      </w:r>
    </w:p>
    <w:p>
      <w:pPr>
        <w:pBdr>
          <w:top w:val="single" w:color="auto" w:sz="4" w:space="0"/>
          <w:left w:val="single" w:color="auto" w:sz="4" w:space="0"/>
          <w:bottom w:val="single" w:color="auto" w:sz="4" w:space="0"/>
          <w:right w:val="single" w:color="auto" w:sz="4" w:space="0"/>
        </w:pBdr>
        <w:ind w:firstLine="480"/>
      </w:pPr>
      <w:r>
        <w:rPr>
          <w:rFonts w:hint="eastAsia"/>
        </w:rPr>
        <w:t>/--随机星星出现的位置--/</w:t>
      </w:r>
    </w:p>
    <w:p>
      <w:pPr>
        <w:pBdr>
          <w:top w:val="single" w:color="auto" w:sz="4" w:space="0"/>
          <w:left w:val="single" w:color="auto" w:sz="4" w:space="0"/>
          <w:bottom w:val="single" w:color="auto" w:sz="4" w:space="0"/>
          <w:right w:val="single" w:color="auto" w:sz="4" w:space="0"/>
        </w:pBdr>
        <w:ind w:firstLine="480"/>
      </w:pPr>
      <w:r>
        <w:rPr>
          <w:rFonts w:hint="eastAsia"/>
        </w:rPr>
        <w:t>for (var i = 0; i &lt; position.length; i +=3){</w:t>
      </w:r>
    </w:p>
    <w:p>
      <w:pPr>
        <w:pBdr>
          <w:top w:val="single" w:color="auto" w:sz="4" w:space="0"/>
          <w:left w:val="single" w:color="auto" w:sz="4" w:space="0"/>
          <w:bottom w:val="single" w:color="auto" w:sz="4" w:space="0"/>
          <w:right w:val="single" w:color="auto" w:sz="4" w:space="0"/>
        </w:pBdr>
        <w:ind w:firstLine="480"/>
      </w:pPr>
      <w:r>
        <w:rPr>
          <w:rFonts w:hint="eastAsia"/>
        </w:rPr>
        <w:t>/-- -2gap&lt;x&lt;2gap --/</w:t>
      </w:r>
    </w:p>
    <w:p>
      <w:pPr>
        <w:pBdr>
          <w:top w:val="single" w:color="auto" w:sz="4" w:space="0"/>
          <w:left w:val="single" w:color="auto" w:sz="4" w:space="0"/>
          <w:bottom w:val="single" w:color="auto" w:sz="4" w:space="0"/>
          <w:right w:val="single" w:color="auto" w:sz="4" w:space="0"/>
        </w:pBdr>
        <w:ind w:firstLine="480"/>
      </w:pPr>
      <w:r>
        <w:rPr>
          <w:rFonts w:hint="eastAsia"/>
        </w:rPr>
        <w:t>var x = (Math.random() * gap * 2) * (Math.random() &lt; .5 ? -1 : 1);</w:t>
      </w:r>
    </w:p>
    <w:p>
      <w:pPr>
        <w:pBdr>
          <w:top w:val="single" w:color="auto" w:sz="4" w:space="0"/>
          <w:left w:val="single" w:color="auto" w:sz="4" w:space="0"/>
          <w:bottom w:val="single" w:color="auto" w:sz="4" w:space="0"/>
          <w:right w:val="single" w:color="auto" w:sz="4" w:space="0"/>
        </w:pBdr>
        <w:ind w:firstLine="480"/>
      </w:pPr>
      <w:r>
        <w:rPr>
          <w:rFonts w:hint="eastAsia"/>
        </w:rPr>
        <w:t>var y = (Math.random() * gap * 2) * (Math.random() &lt; .5 ? -1 : 1);</w:t>
      </w:r>
    </w:p>
    <w:p>
      <w:pPr>
        <w:pBdr>
          <w:top w:val="single" w:color="auto" w:sz="4" w:space="0"/>
          <w:left w:val="single" w:color="auto" w:sz="4" w:space="0"/>
          <w:bottom w:val="single" w:color="auto" w:sz="4" w:space="0"/>
          <w:right w:val="single" w:color="auto" w:sz="4" w:space="0"/>
        </w:pBdr>
        <w:ind w:firstLine="480"/>
      </w:pPr>
      <w:r>
        <w:rPr>
          <w:rFonts w:hint="eastAsia"/>
        </w:rPr>
        <w:t>var z = (Math.random() * gap * 2) * (Math.random() &lt; .5 ? -1 : 1);</w:t>
      </w:r>
    </w:p>
    <w:p>
      <w:pPr>
        <w:pBdr>
          <w:top w:val="single" w:color="auto" w:sz="4" w:space="0"/>
          <w:left w:val="single" w:color="auto" w:sz="4" w:space="0"/>
          <w:bottom w:val="single" w:color="auto" w:sz="4" w:space="0"/>
          <w:right w:val="single" w:color="auto" w:sz="4" w:space="0"/>
        </w:pBdr>
        <w:ind w:firstLine="480"/>
      </w:pPr>
      <w:r>
        <w:rPr>
          <w:rFonts w:hint="eastAsia"/>
        </w:rPr>
        <w:t xml:space="preserve">/--选出绝对值最大的值--/ </w:t>
      </w:r>
    </w:p>
    <w:p>
      <w:pPr>
        <w:pBdr>
          <w:top w:val="single" w:color="auto" w:sz="4" w:space="0"/>
          <w:left w:val="single" w:color="auto" w:sz="4" w:space="0"/>
          <w:bottom w:val="single" w:color="auto" w:sz="4" w:space="0"/>
          <w:right w:val="single" w:color="auto" w:sz="4" w:space="0"/>
        </w:pBdr>
        <w:ind w:firstLine="480"/>
      </w:pPr>
      <w:r>
        <w:rPr>
          <w:rFonts w:hint="eastAsia"/>
        </w:rPr>
        <w:t xml:space="preserve">var max = Math.abs(x) &gt; Math.abs(y) ? Math.abs(x) &gt; Math.abs(z) ? </w:t>
      </w:r>
      <w:r>
        <w:t>‘</w:t>
      </w:r>
      <w:r>
        <w:rPr>
          <w:rFonts w:hint="eastAsia"/>
        </w:rPr>
        <w:t>x</w:t>
      </w:r>
      <w:r>
        <w:t>’</w:t>
      </w:r>
      <w:r>
        <w:rPr>
          <w:rFonts w:hint="eastAsia"/>
        </w:rPr>
        <w:t xml:space="preserve"> : </w:t>
      </w:r>
      <w:r>
        <w:t>‘</w:t>
      </w:r>
      <w:r>
        <w:rPr>
          <w:rFonts w:hint="eastAsia"/>
        </w:rPr>
        <w:t>z</w:t>
      </w:r>
      <w:r>
        <w:t>’</w:t>
      </w:r>
      <w:r>
        <w:rPr>
          <w:rFonts w:hint="eastAsia"/>
        </w:rPr>
        <w:t xml:space="preserve"> : Math.abs(y) &gt; Math.abs(z) ? </w:t>
      </w:r>
      <w:r>
        <w:t>‘</w:t>
      </w:r>
      <w:r>
        <w:rPr>
          <w:rFonts w:hint="eastAsia"/>
        </w:rPr>
        <w:t>y</w:t>
      </w:r>
      <w:r>
        <w:t>’</w:t>
      </w:r>
      <w:r>
        <w:rPr>
          <w:rFonts w:hint="eastAsia"/>
        </w:rPr>
        <w:t xml:space="preserve"> : </w:t>
      </w:r>
      <w:r>
        <w:t>‘</w:t>
      </w:r>
      <w:r>
        <w:rPr>
          <w:rFonts w:hint="eastAsia"/>
        </w:rPr>
        <w:t>z</w:t>
      </w:r>
      <w:r>
        <w:t>’</w:t>
      </w:r>
      <w:r>
        <w:rPr>
          <w:rFonts w:hint="eastAsia"/>
        </w:rPr>
        <w:t>;</w:t>
      </w:r>
    </w:p>
    <w:p>
      <w:pPr>
        <w:pBdr>
          <w:top w:val="single" w:color="auto" w:sz="4" w:space="0"/>
          <w:left w:val="single" w:color="auto" w:sz="4" w:space="0"/>
          <w:bottom w:val="single" w:color="auto" w:sz="4" w:space="0"/>
          <w:right w:val="single" w:color="auto" w:sz="4" w:space="0"/>
        </w:pBdr>
        <w:ind w:firstLine="480"/>
      </w:pPr>
      <w:r>
        <w:rPr>
          <w:rFonts w:hint="eastAsia"/>
        </w:rPr>
        <w:t>var pos = {x, y, z};</w:t>
      </w:r>
    </w:p>
    <w:p>
      <w:pPr>
        <w:pBdr>
          <w:top w:val="single" w:color="auto" w:sz="4" w:space="0"/>
          <w:left w:val="single" w:color="auto" w:sz="4" w:space="0"/>
          <w:bottom w:val="single" w:color="auto" w:sz="4" w:space="0"/>
          <w:right w:val="single" w:color="auto" w:sz="4" w:space="0"/>
        </w:pBdr>
        <w:ind w:firstLine="480"/>
      </w:pPr>
    </w:p>
    <w:p>
      <w:pPr>
        <w:pBdr>
          <w:top w:val="single" w:color="auto" w:sz="4" w:space="0"/>
          <w:left w:val="single" w:color="auto" w:sz="4" w:space="0"/>
          <w:bottom w:val="single" w:color="auto" w:sz="4" w:space="0"/>
          <w:right w:val="single" w:color="auto" w:sz="4" w:space="0"/>
        </w:pBdr>
        <w:ind w:firstLine="480"/>
      </w:pPr>
      <w:r>
        <w:rPr>
          <w:rFonts w:hint="eastAsia"/>
        </w:rPr>
        <w:t>if (Math.abs(pos[max]) &lt; gap) {</w:t>
      </w:r>
    </w:p>
    <w:p>
      <w:pPr>
        <w:pBdr>
          <w:top w:val="single" w:color="auto" w:sz="4" w:space="0"/>
          <w:left w:val="single" w:color="auto" w:sz="4" w:space="0"/>
          <w:bottom w:val="single" w:color="auto" w:sz="4" w:space="0"/>
          <w:right w:val="single" w:color="auto" w:sz="4" w:space="0"/>
        </w:pBdr>
        <w:ind w:firstLine="480"/>
      </w:pPr>
      <w:r>
        <w:rPr>
          <w:rFonts w:hint="eastAsia"/>
        </w:rPr>
        <w:t>pos[max] = pos[max] &lt; 0 ? -gap : gap;</w:t>
      </w:r>
    </w:p>
    <w:p>
      <w:pPr>
        <w:pBdr>
          <w:top w:val="single" w:color="auto" w:sz="4" w:space="0"/>
          <w:left w:val="single" w:color="auto" w:sz="4" w:space="0"/>
          <w:bottom w:val="single" w:color="auto" w:sz="4" w:space="0"/>
          <w:right w:val="single" w:color="auto" w:sz="4" w:space="0"/>
        </w:pBdr>
        <w:ind w:firstLine="480"/>
      </w:pPr>
      <w:r>
        <w:rPr>
          <w:rFonts w:hint="eastAsia"/>
        </w:rPr>
        <w:t>}</w:t>
      </w:r>
    </w:p>
    <w:p>
      <w:pPr>
        <w:pBdr>
          <w:top w:val="single" w:color="auto" w:sz="4" w:space="0"/>
          <w:left w:val="single" w:color="auto" w:sz="4" w:space="0"/>
          <w:bottom w:val="single" w:color="auto" w:sz="4" w:space="0"/>
          <w:right w:val="single" w:color="auto" w:sz="4" w:space="0"/>
        </w:pBdr>
        <w:ind w:firstLine="480"/>
      </w:pPr>
      <w:r>
        <w:rPr>
          <w:rFonts w:hint="eastAsia"/>
        </w:rPr>
        <w:t>/--定义位置--/</w:t>
      </w:r>
    </w:p>
    <w:p>
      <w:pPr>
        <w:pBdr>
          <w:top w:val="single" w:color="auto" w:sz="4" w:space="0"/>
          <w:left w:val="single" w:color="auto" w:sz="4" w:space="0"/>
          <w:bottom w:val="single" w:color="auto" w:sz="4" w:space="0"/>
          <w:right w:val="single" w:color="auto" w:sz="4" w:space="0"/>
        </w:pBdr>
        <w:ind w:firstLine="480"/>
      </w:pPr>
      <w:bookmarkStart w:id="48" w:name="_Toc935_WPSOffice_Level2"/>
      <w:r>
        <w:rPr>
          <w:rFonts w:hint="eastAsia"/>
        </w:rPr>
        <w:t>x = pos[</w:t>
      </w:r>
      <w:r>
        <w:t>‘</w:t>
      </w:r>
      <w:r>
        <w:rPr>
          <w:rFonts w:hint="eastAsia"/>
        </w:rPr>
        <w:t>x</w:t>
      </w:r>
      <w:r>
        <w:t>’</w:t>
      </w:r>
      <w:r>
        <w:rPr>
          <w:rFonts w:hint="eastAsia"/>
        </w:rPr>
        <w:t>];</w:t>
      </w:r>
      <w:bookmarkEnd w:id="48"/>
    </w:p>
    <w:p>
      <w:pPr>
        <w:pBdr>
          <w:top w:val="single" w:color="auto" w:sz="4" w:space="0"/>
          <w:left w:val="single" w:color="auto" w:sz="4" w:space="0"/>
          <w:bottom w:val="single" w:color="auto" w:sz="4" w:space="0"/>
          <w:right w:val="single" w:color="auto" w:sz="4" w:space="0"/>
        </w:pBdr>
        <w:ind w:firstLine="480"/>
      </w:pPr>
      <w:bookmarkStart w:id="49" w:name="_Toc12335_WPSOffice_Level2"/>
      <w:r>
        <w:rPr>
          <w:rFonts w:hint="eastAsia"/>
        </w:rPr>
        <w:t>y = pos[</w:t>
      </w:r>
      <w:r>
        <w:t>‘</w:t>
      </w:r>
      <w:r>
        <w:rPr>
          <w:rFonts w:hint="eastAsia"/>
        </w:rPr>
        <w:t>y</w:t>
      </w:r>
      <w:r>
        <w:t>’</w:t>
      </w:r>
      <w:r>
        <w:rPr>
          <w:rFonts w:hint="eastAsia"/>
        </w:rPr>
        <w:t>];</w:t>
      </w:r>
      <w:bookmarkEnd w:id="49"/>
    </w:p>
    <w:p>
      <w:pPr>
        <w:pBdr>
          <w:top w:val="single" w:color="auto" w:sz="4" w:space="0"/>
          <w:left w:val="single" w:color="auto" w:sz="4" w:space="0"/>
          <w:bottom w:val="single" w:color="auto" w:sz="4" w:space="0"/>
          <w:right w:val="single" w:color="auto" w:sz="4" w:space="0"/>
        </w:pBdr>
        <w:ind w:firstLine="480"/>
      </w:pPr>
      <w:bookmarkStart w:id="50" w:name="_Toc7074_WPSOffice_Level2"/>
      <w:r>
        <w:rPr>
          <w:rFonts w:hint="eastAsia"/>
        </w:rPr>
        <w:t>z = pos[</w:t>
      </w:r>
      <w:r>
        <w:t>‘</w:t>
      </w:r>
      <w:r>
        <w:rPr>
          <w:rFonts w:hint="eastAsia"/>
        </w:rPr>
        <w:t>z</w:t>
      </w:r>
      <w:r>
        <w:t>’</w:t>
      </w:r>
      <w:r>
        <w:rPr>
          <w:rFonts w:hint="eastAsia"/>
        </w:rPr>
        <w:t>];</w:t>
      </w:r>
      <w:bookmarkEnd w:id="50"/>
    </w:p>
    <w:p>
      <w:pPr>
        <w:pBdr>
          <w:top w:val="single" w:color="auto" w:sz="4" w:space="0"/>
          <w:left w:val="single" w:color="auto" w:sz="4" w:space="0"/>
          <w:bottom w:val="single" w:color="auto" w:sz="4" w:space="0"/>
          <w:right w:val="single" w:color="auto" w:sz="4" w:space="0"/>
        </w:pBdr>
        <w:ind w:firstLine="480"/>
      </w:pPr>
      <w:r>
        <w:rPr>
          <w:rFonts w:hint="eastAsia"/>
        </w:rPr>
        <w:t>position[i] = x;</w:t>
      </w:r>
    </w:p>
    <w:p>
      <w:pPr>
        <w:pBdr>
          <w:top w:val="single" w:color="auto" w:sz="4" w:space="0"/>
          <w:left w:val="single" w:color="auto" w:sz="4" w:space="0"/>
          <w:bottom w:val="single" w:color="auto" w:sz="4" w:space="0"/>
          <w:right w:val="single" w:color="auto" w:sz="4" w:space="0"/>
        </w:pBdr>
        <w:ind w:firstLine="480"/>
      </w:pPr>
      <w:r>
        <w:rPr>
          <w:rFonts w:hint="eastAsia"/>
        </w:rPr>
        <w:t>position[i+1] = y;</w:t>
      </w:r>
    </w:p>
    <w:p>
      <w:pPr>
        <w:pBdr>
          <w:top w:val="single" w:color="auto" w:sz="4" w:space="0"/>
          <w:left w:val="single" w:color="auto" w:sz="4" w:space="0"/>
          <w:bottom w:val="single" w:color="auto" w:sz="4" w:space="0"/>
          <w:right w:val="single" w:color="auto" w:sz="4" w:space="0"/>
        </w:pBdr>
        <w:ind w:firstLine="480"/>
      </w:pPr>
      <w:r>
        <w:rPr>
          <w:rFonts w:hint="eastAsia"/>
        </w:rPr>
        <w:t>position[i+2] = z;</w:t>
      </w:r>
    </w:p>
    <w:p>
      <w:pPr>
        <w:pBdr>
          <w:top w:val="single" w:color="auto" w:sz="4" w:space="0"/>
          <w:left w:val="single" w:color="auto" w:sz="4" w:space="0"/>
          <w:bottom w:val="single" w:color="auto" w:sz="4" w:space="0"/>
          <w:right w:val="single" w:color="auto" w:sz="4" w:space="0"/>
        </w:pBdr>
        <w:ind w:firstLine="480"/>
      </w:pPr>
      <w:r>
        <w:rPr>
          <w:rFonts w:hint="eastAsia"/>
        </w:rPr>
        <w:t>/--70%的星星有随机颜色--/</w:t>
      </w:r>
    </w:p>
    <w:p>
      <w:pPr>
        <w:pBdr>
          <w:top w:val="single" w:color="auto" w:sz="4" w:space="0"/>
          <w:left w:val="single" w:color="auto" w:sz="4" w:space="0"/>
          <w:bottom w:val="single" w:color="auto" w:sz="4" w:space="0"/>
          <w:right w:val="single" w:color="auto" w:sz="4" w:space="0"/>
        </w:pBdr>
        <w:ind w:firstLine="480"/>
      </w:pPr>
      <w:r>
        <w:rPr>
          <w:rFonts w:hint="eastAsia"/>
        </w:rPr>
        <w:t>var hasColor = Math.random() &gt; 0.3;</w:t>
      </w:r>
    </w:p>
    <w:p>
      <w:pPr>
        <w:pBdr>
          <w:top w:val="single" w:color="auto" w:sz="4" w:space="0"/>
          <w:left w:val="single" w:color="auto" w:sz="4" w:space="0"/>
          <w:bottom w:val="single" w:color="auto" w:sz="4" w:space="0"/>
          <w:right w:val="single" w:color="auto" w:sz="4" w:space="0"/>
        </w:pBdr>
        <w:ind w:firstLine="480"/>
      </w:pPr>
      <w:r>
        <w:rPr>
          <w:rFonts w:hint="eastAsia"/>
        </w:rPr>
        <w:t>var vx, vy, vz;</w:t>
      </w:r>
    </w:p>
    <w:p>
      <w:pPr>
        <w:pBdr>
          <w:top w:val="single" w:color="auto" w:sz="4" w:space="0"/>
          <w:left w:val="single" w:color="auto" w:sz="4" w:space="0"/>
          <w:bottom w:val="single" w:color="auto" w:sz="4" w:space="0"/>
          <w:right w:val="single" w:color="auto" w:sz="4" w:space="0"/>
        </w:pBdr>
        <w:ind w:firstLine="480"/>
      </w:pPr>
      <w:r>
        <w:rPr>
          <w:rFonts w:hint="eastAsia"/>
        </w:rPr>
        <w:t>if (hasColor) {</w:t>
      </w:r>
    </w:p>
    <w:p>
      <w:pPr>
        <w:pBdr>
          <w:top w:val="single" w:color="auto" w:sz="4" w:space="0"/>
          <w:left w:val="single" w:color="auto" w:sz="4" w:space="0"/>
          <w:bottom w:val="single" w:color="auto" w:sz="4" w:space="0"/>
          <w:right w:val="single" w:color="auto" w:sz="4" w:space="0"/>
        </w:pBdr>
        <w:ind w:firstLine="480"/>
      </w:pPr>
      <w:r>
        <w:rPr>
          <w:rFonts w:hint="eastAsia"/>
        </w:rPr>
        <w:t>vx = (Math.random() + 1) / 2;</w:t>
      </w:r>
    </w:p>
    <w:p>
      <w:pPr>
        <w:pBdr>
          <w:top w:val="single" w:color="auto" w:sz="4" w:space="0"/>
          <w:left w:val="single" w:color="auto" w:sz="4" w:space="0"/>
          <w:bottom w:val="single" w:color="auto" w:sz="4" w:space="0"/>
          <w:right w:val="single" w:color="auto" w:sz="4" w:space="0"/>
        </w:pBdr>
        <w:ind w:firstLine="480"/>
      </w:pPr>
      <w:r>
        <w:rPr>
          <w:rFonts w:hint="eastAsia"/>
        </w:rPr>
        <w:t>vy = (Math.random() + 1) / 2;</w:t>
      </w:r>
    </w:p>
    <w:p>
      <w:pPr>
        <w:pBdr>
          <w:top w:val="single" w:color="auto" w:sz="4" w:space="0"/>
          <w:left w:val="single" w:color="auto" w:sz="4" w:space="0"/>
          <w:bottom w:val="single" w:color="auto" w:sz="4" w:space="0"/>
          <w:right w:val="single" w:color="auto" w:sz="4" w:space="0"/>
        </w:pBdr>
        <w:ind w:firstLine="480"/>
      </w:pPr>
      <w:r>
        <w:rPr>
          <w:rFonts w:hint="eastAsia"/>
        </w:rPr>
        <w:t>vz = (Math.random() + 1) / 2;</w:t>
      </w:r>
    </w:p>
    <w:p>
      <w:pPr>
        <w:pBdr>
          <w:top w:val="single" w:color="auto" w:sz="4" w:space="0"/>
          <w:left w:val="single" w:color="auto" w:sz="4" w:space="0"/>
          <w:bottom w:val="single" w:color="auto" w:sz="4" w:space="0"/>
          <w:right w:val="single" w:color="auto" w:sz="4" w:space="0"/>
        </w:pBdr>
        <w:ind w:firstLine="480"/>
      </w:pPr>
      <w:r>
        <w:rPr>
          <w:rFonts w:hint="eastAsia"/>
        </w:rPr>
        <w:t>} else {</w:t>
      </w:r>
    </w:p>
    <w:p>
      <w:pPr>
        <w:pBdr>
          <w:top w:val="single" w:color="auto" w:sz="4" w:space="0"/>
          <w:left w:val="single" w:color="auto" w:sz="4" w:space="0"/>
          <w:bottom w:val="single" w:color="auto" w:sz="4" w:space="0"/>
          <w:right w:val="single" w:color="auto" w:sz="4" w:space="0"/>
        </w:pBdr>
        <w:ind w:firstLine="480"/>
      </w:pPr>
      <w:r>
        <w:rPr>
          <w:rFonts w:hint="eastAsia"/>
        </w:rPr>
        <w:t>vx = 1;</w:t>
      </w:r>
    </w:p>
    <w:p>
      <w:pPr>
        <w:pBdr>
          <w:top w:val="single" w:color="auto" w:sz="4" w:space="0"/>
          <w:left w:val="single" w:color="auto" w:sz="4" w:space="0"/>
          <w:bottom w:val="single" w:color="auto" w:sz="4" w:space="0"/>
          <w:right w:val="single" w:color="auto" w:sz="4" w:space="0"/>
        </w:pBdr>
        <w:ind w:firstLine="480"/>
      </w:pPr>
      <w:r>
        <w:rPr>
          <w:rFonts w:hint="eastAsia"/>
        </w:rPr>
        <w:t>vy = 1;</w:t>
      </w:r>
    </w:p>
    <w:p>
      <w:pPr>
        <w:pBdr>
          <w:top w:val="single" w:color="auto" w:sz="4" w:space="0"/>
          <w:left w:val="single" w:color="auto" w:sz="4" w:space="0"/>
          <w:bottom w:val="single" w:color="auto" w:sz="4" w:space="0"/>
          <w:right w:val="single" w:color="auto" w:sz="4" w:space="0"/>
        </w:pBdr>
        <w:ind w:firstLine="480"/>
      </w:pPr>
      <w:r>
        <w:rPr>
          <w:rFonts w:hint="eastAsia"/>
        </w:rPr>
        <w:t>vz = 1;</w:t>
      </w:r>
    </w:p>
    <w:p>
      <w:pPr>
        <w:pBdr>
          <w:top w:val="single" w:color="auto" w:sz="4" w:space="0"/>
          <w:left w:val="single" w:color="auto" w:sz="4" w:space="0"/>
          <w:bottom w:val="single" w:color="auto" w:sz="4" w:space="0"/>
          <w:right w:val="single" w:color="auto" w:sz="4" w:space="0"/>
        </w:pBdr>
        <w:ind w:firstLine="480"/>
      </w:pPr>
      <w:r>
        <w:rPr>
          <w:rFonts w:hint="eastAsia"/>
        </w:rPr>
        <w:t>}</w:t>
      </w:r>
    </w:p>
    <w:p>
      <w:pPr>
        <w:pBdr>
          <w:top w:val="single" w:color="auto" w:sz="4" w:space="0"/>
          <w:left w:val="single" w:color="auto" w:sz="4" w:space="0"/>
          <w:bottom w:val="single" w:color="auto" w:sz="4" w:space="0"/>
          <w:right w:val="single" w:color="auto" w:sz="4" w:space="0"/>
        </w:pBdr>
        <w:ind w:firstLine="480"/>
      </w:pPr>
      <w:r>
        <w:rPr>
          <w:rFonts w:hint="eastAsia"/>
        </w:rPr>
        <w:t>color.setRGB(vx, vy, vz);</w:t>
      </w:r>
    </w:p>
    <w:p>
      <w:pPr>
        <w:pBdr>
          <w:top w:val="single" w:color="auto" w:sz="4" w:space="0"/>
          <w:left w:val="single" w:color="auto" w:sz="4" w:space="0"/>
          <w:bottom w:val="single" w:color="auto" w:sz="4" w:space="0"/>
          <w:right w:val="single" w:color="auto" w:sz="4" w:space="0"/>
        </w:pBdr>
        <w:ind w:firstLine="480"/>
      </w:pPr>
      <w:r>
        <w:rPr>
          <w:rFonts w:hint="eastAsia"/>
        </w:rPr>
        <w:t>colors[i] = color.r;</w:t>
      </w:r>
    </w:p>
    <w:p>
      <w:pPr>
        <w:pBdr>
          <w:top w:val="single" w:color="auto" w:sz="4" w:space="0"/>
          <w:left w:val="single" w:color="auto" w:sz="4" w:space="0"/>
          <w:bottom w:val="single" w:color="auto" w:sz="4" w:space="0"/>
          <w:right w:val="single" w:color="auto" w:sz="4" w:space="0"/>
        </w:pBdr>
        <w:ind w:firstLine="480"/>
      </w:pPr>
      <w:r>
        <w:rPr>
          <w:rFonts w:hint="eastAsia"/>
        </w:rPr>
        <w:t>colors[i+1] = color.g;</w:t>
      </w:r>
    </w:p>
    <w:p>
      <w:pPr>
        <w:pBdr>
          <w:top w:val="single" w:color="auto" w:sz="4" w:space="0"/>
          <w:left w:val="single" w:color="auto" w:sz="4" w:space="0"/>
          <w:bottom w:val="single" w:color="auto" w:sz="4" w:space="0"/>
          <w:right w:val="single" w:color="auto" w:sz="4" w:space="0"/>
        </w:pBdr>
        <w:ind w:firstLine="480"/>
      </w:pPr>
      <w:r>
        <w:rPr>
          <w:rFonts w:hint="eastAsia"/>
        </w:rPr>
        <w:t>colors[i+2] = color.b;</w:t>
      </w:r>
    </w:p>
    <w:p>
      <w:pPr>
        <w:pBdr>
          <w:top w:val="single" w:color="auto" w:sz="4" w:space="0"/>
          <w:left w:val="single" w:color="auto" w:sz="4" w:space="0"/>
          <w:bottom w:val="single" w:color="auto" w:sz="4" w:space="0"/>
          <w:right w:val="single" w:color="auto" w:sz="4" w:space="0"/>
        </w:pBdr>
        <w:ind w:firstLine="480"/>
      </w:pPr>
      <w:r>
        <w:rPr>
          <w:rFonts w:hint="eastAsia"/>
        </w:rPr>
        <w:t>sizes.push(20);</w:t>
      </w:r>
    </w:p>
    <w:p>
      <w:pPr>
        <w:pBdr>
          <w:top w:val="single" w:color="auto" w:sz="4" w:space="0"/>
          <w:left w:val="single" w:color="auto" w:sz="4" w:space="0"/>
          <w:bottom w:val="single" w:color="auto" w:sz="4" w:space="0"/>
          <w:right w:val="single" w:color="auto" w:sz="4" w:space="0"/>
        </w:pBdr>
        <w:ind w:firstLine="480"/>
      </w:pPr>
      <w:r>
        <w:rPr>
          <w:rFonts w:hint="eastAsia"/>
        </w:rPr>
        <w:t>}</w:t>
      </w:r>
    </w:p>
    <w:p>
      <w:pPr>
        <w:pBdr>
          <w:top w:val="single" w:color="auto" w:sz="4" w:space="0"/>
          <w:left w:val="single" w:color="auto" w:sz="4" w:space="0"/>
          <w:bottom w:val="single" w:color="auto" w:sz="4" w:space="0"/>
          <w:right w:val="single" w:color="auto" w:sz="4" w:space="0"/>
        </w:pBdr>
        <w:ind w:firstLine="480"/>
      </w:pPr>
      <w:r>
        <w:rPr>
          <w:rFonts w:hint="eastAsia"/>
        </w:rPr>
        <w:t>buffer.addAttribute(</w:t>
      </w:r>
      <w:r>
        <w:t>‘</w:t>
      </w:r>
      <w:r>
        <w:rPr>
          <w:rFonts w:hint="eastAsia"/>
        </w:rPr>
        <w:t>position</w:t>
      </w:r>
      <w:r>
        <w:t>’</w:t>
      </w:r>
      <w:r>
        <w:rPr>
          <w:rFonts w:hint="eastAsia"/>
        </w:rPr>
        <w:t>, new THREE.BufferAttribute(positions, 3));</w:t>
      </w:r>
    </w:p>
    <w:p>
      <w:pPr>
        <w:pBdr>
          <w:top w:val="single" w:color="auto" w:sz="4" w:space="0"/>
          <w:left w:val="single" w:color="auto" w:sz="4" w:space="0"/>
          <w:bottom w:val="single" w:color="auto" w:sz="4" w:space="0"/>
          <w:right w:val="single" w:color="auto" w:sz="4" w:space="0"/>
        </w:pBdr>
        <w:ind w:firstLine="480"/>
      </w:pPr>
      <w:r>
        <w:rPr>
          <w:rFonts w:hint="eastAsia"/>
        </w:rPr>
        <w:t>buffer.addAttribute(</w:t>
      </w:r>
      <w:r>
        <w:t>‘</w:t>
      </w:r>
      <w:r>
        <w:rPr>
          <w:rFonts w:hint="eastAsia"/>
        </w:rPr>
        <w:t>color</w:t>
      </w:r>
      <w:r>
        <w:t>’</w:t>
      </w:r>
      <w:r>
        <w:rPr>
          <w:rFonts w:hint="eastAsia"/>
        </w:rPr>
        <w:t>, new THREE.BufferAttribute(colors, 3));</w:t>
      </w:r>
    </w:p>
    <w:p>
      <w:pPr>
        <w:pBdr>
          <w:top w:val="single" w:color="auto" w:sz="4" w:space="0"/>
          <w:left w:val="single" w:color="auto" w:sz="4" w:space="0"/>
          <w:bottom w:val="single" w:color="auto" w:sz="4" w:space="0"/>
          <w:right w:val="single" w:color="auto" w:sz="4" w:space="0"/>
        </w:pBdr>
        <w:ind w:firstLine="480"/>
      </w:pPr>
      <w:r>
        <w:rPr>
          <w:rFonts w:hint="eastAsia"/>
        </w:rPr>
        <w:t>buffer.addAttribute(</w:t>
      </w:r>
      <w:r>
        <w:t>‘</w:t>
      </w:r>
      <w:r>
        <w:rPr>
          <w:rFonts w:hint="eastAsia"/>
        </w:rPr>
        <w:t>size</w:t>
      </w:r>
      <w:r>
        <w:t>’</w:t>
      </w:r>
      <w:r>
        <w:rPr>
          <w:rFonts w:hint="eastAsia"/>
        </w:rPr>
        <w:t>, new THREE.Float32BufferAttribute(sizes, 1).setDynamic(true));</w:t>
      </w:r>
    </w:p>
    <w:p>
      <w:pPr>
        <w:pBdr>
          <w:top w:val="single" w:color="auto" w:sz="4" w:space="0"/>
          <w:left w:val="single" w:color="auto" w:sz="4" w:space="0"/>
          <w:bottom w:val="single" w:color="auto" w:sz="4" w:space="0"/>
          <w:right w:val="single" w:color="auto" w:sz="4" w:space="0"/>
        </w:pBdr>
        <w:ind w:firstLine="480"/>
      </w:pPr>
      <w:r>
        <w:rPr>
          <w:rFonts w:hint="eastAsia"/>
        </w:rPr>
        <w:t>buffer.computeBoundingSphere();</w:t>
      </w:r>
    </w:p>
    <w:p>
      <w:pPr>
        <w:pBdr>
          <w:top w:val="single" w:color="auto" w:sz="4" w:space="0"/>
          <w:left w:val="single" w:color="auto" w:sz="4" w:space="0"/>
          <w:bottom w:val="single" w:color="auto" w:sz="4" w:space="0"/>
          <w:right w:val="single" w:color="auto" w:sz="4" w:space="0"/>
        </w:pBdr>
        <w:ind w:firstLine="480"/>
      </w:pPr>
      <w:r>
        <w:rPr>
          <w:rFonts w:hint="eastAsia"/>
        </w:rPr>
        <w:t>/--计算后添加到场景中--/</w:t>
      </w:r>
    </w:p>
    <w:p>
      <w:pPr>
        <w:pBdr>
          <w:top w:val="single" w:color="auto" w:sz="4" w:space="0"/>
          <w:left w:val="single" w:color="auto" w:sz="4" w:space="0"/>
          <w:bottom w:val="single" w:color="auto" w:sz="4" w:space="0"/>
          <w:right w:val="single" w:color="auto" w:sz="4" w:space="0"/>
        </w:pBdr>
        <w:ind w:firstLine="480"/>
      </w:pPr>
      <w:r>
        <w:rPr>
          <w:rFonts w:hint="eastAsia"/>
        </w:rPr>
        <w:t>var material = new THREE.PointsMaterial({size: 6, vertexColors: THREE.VertexColors});</w:t>
      </w:r>
    </w:p>
    <w:p>
      <w:pPr>
        <w:pBdr>
          <w:top w:val="single" w:color="auto" w:sz="4" w:space="0"/>
          <w:left w:val="single" w:color="auto" w:sz="4" w:space="0"/>
          <w:bottom w:val="single" w:color="auto" w:sz="4" w:space="0"/>
          <w:right w:val="single" w:color="auto" w:sz="4" w:space="0"/>
        </w:pBdr>
        <w:ind w:firstLine="480"/>
      </w:pPr>
      <w:r>
        <w:rPr>
          <w:rFonts w:hint="eastAsia"/>
        </w:rPr>
        <w:t>particlesSystem = new THREE.Points(buffer, material);</w:t>
      </w:r>
    </w:p>
    <w:p>
      <w:pPr>
        <w:pBdr>
          <w:top w:val="single" w:color="auto" w:sz="4" w:space="0"/>
          <w:left w:val="single" w:color="auto" w:sz="4" w:space="0"/>
          <w:bottom w:val="single" w:color="auto" w:sz="4" w:space="0"/>
          <w:right w:val="single" w:color="auto" w:sz="4" w:space="0"/>
        </w:pBdr>
        <w:ind w:firstLine="480"/>
      </w:pPr>
      <w:r>
        <w:rPr>
          <w:rFonts w:hint="eastAsia"/>
        </w:rPr>
        <w:t>scene.add(particlesSystem);</w:t>
      </w:r>
    </w:p>
    <w:p>
      <w:pPr>
        <w:pStyle w:val="3"/>
      </w:pPr>
      <w:bookmarkStart w:id="51" w:name="_Toc2425"/>
      <w:r>
        <w:rPr>
          <w:rFonts w:hint="eastAsia"/>
        </w:rPr>
        <w:t>5.4 星球体系模型实现</w:t>
      </w:r>
      <w:bookmarkEnd w:id="51"/>
    </w:p>
    <w:p>
      <w:pPr>
        <w:pStyle w:val="4"/>
      </w:pPr>
      <w:bookmarkStart w:id="52" w:name="_Toc14420"/>
      <w:r>
        <w:rPr>
          <w:rFonts w:hint="eastAsia"/>
        </w:rPr>
        <w:t>5.4.1 相关描述</w:t>
      </w:r>
      <w:bookmarkEnd w:id="52"/>
    </w:p>
    <w:p>
      <w:pPr>
        <w:ind w:firstLine="480"/>
      </w:pPr>
      <w:r>
        <w:rPr>
          <w:rFonts w:hint="eastAsia"/>
        </w:rPr>
        <w:t>星球模型是整个太阳系系统的主要内容，其实现由初始化和更新构成，包括init、animate、createPlanet、revolution、rotation等函数。</w:t>
      </w:r>
    </w:p>
    <w:p>
      <w:pPr>
        <w:ind w:firstLine="480"/>
      </w:pPr>
      <w:r>
        <w:rPr>
          <w:rFonts w:hint="eastAsia"/>
        </w:rPr>
        <w:t>在init函数中，实现了对各个行星、太阳以及行星运动轨道的创建和初始化。</w:t>
      </w:r>
    </w:p>
    <w:p>
      <w:pPr>
        <w:ind w:firstLine="480"/>
      </w:pPr>
      <w:r>
        <w:rPr>
          <w:rFonts w:hint="eastAsia"/>
        </w:rPr>
        <w:t>在animate函数中，实现对星体的实时监控，使用户的每次操作都能让场景返回相应的动作。</w:t>
      </w:r>
    </w:p>
    <w:p>
      <w:pPr>
        <w:ind w:firstLine="480"/>
      </w:pPr>
      <w:r>
        <w:rPr>
          <w:rFonts w:hint="eastAsia"/>
        </w:rPr>
        <w:t>在createPlanet函数中，通过init函数中创建并初始化的星体传入的参数，将各个星体的详细数据以及详细设计完善，使星体更加逼真，将函数单独提出来构造也达到了优化代码性能的目的。</w:t>
      </w:r>
    </w:p>
    <w:p>
      <w:pPr>
        <w:ind w:firstLine="480"/>
      </w:pPr>
      <w:r>
        <w:rPr>
          <w:rFonts w:hint="eastAsia"/>
        </w:rPr>
        <w:t>在revolution函数中，实现了行星和卫星的公转，通过设置星体的每次转动角度，利用三角函数计算星体的位置并重新设置，进行实时渲染，这样就可以使星体动起来。</w:t>
      </w:r>
    </w:p>
    <w:p>
      <w:pPr>
        <w:ind w:firstLine="480"/>
      </w:pPr>
      <w:r>
        <w:rPr>
          <w:rFonts w:hint="eastAsia"/>
        </w:rPr>
        <w:t>在rotation函数中，实现了各个星体的自转，只需通过改变星体的rotation的值，并进行实时渲染就可以使星体自转。</w:t>
      </w:r>
    </w:p>
    <w:p>
      <w:pPr>
        <w:ind w:firstLine="480"/>
      </w:pPr>
      <w:r>
        <w:rPr>
          <w:rFonts w:hint="eastAsia"/>
        </w:rPr>
        <w:t>星球体系模型实现的主要流程如图5-2。</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3573780" cy="2964180"/>
            <wp:effectExtent l="9525" t="9525" r="13335" b="1333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2" cstate="print"/>
                    <a:stretch>
                      <a:fillRect/>
                    </a:stretch>
                  </pic:blipFill>
                  <pic:spPr>
                    <a:xfrm>
                      <a:off x="0" y="0"/>
                      <a:ext cx="3573780" cy="2964180"/>
                    </a:xfrm>
                    <a:prstGeom prst="rect">
                      <a:avLst/>
                    </a:prstGeom>
                    <a:noFill/>
                    <a:ln>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黑体" w:hAnsi="黑体" w:eastAsia="黑体" w:cs="黑体"/>
          <w:sz w:val="21"/>
          <w:szCs w:val="21"/>
        </w:rPr>
      </w:pPr>
      <w:bookmarkStart w:id="53" w:name="_Toc127_WPSOffice_Level2"/>
      <w:r>
        <w:rPr>
          <w:rFonts w:hint="eastAsia" w:ascii="黑体" w:hAnsi="黑体" w:eastAsia="黑体" w:cs="黑体"/>
          <w:sz w:val="21"/>
          <w:szCs w:val="21"/>
        </w:rPr>
        <w:t>图5-2 星球体系模型实现流程图</w:t>
      </w:r>
      <w:bookmarkEnd w:id="53"/>
    </w:p>
    <w:p>
      <w:pPr>
        <w:pStyle w:val="4"/>
      </w:pPr>
      <w:bookmarkStart w:id="54" w:name="_Toc8466"/>
      <w:r>
        <w:rPr>
          <w:rFonts w:hint="eastAsia"/>
        </w:rPr>
        <w:t>5.4.2 关键代码</w:t>
      </w:r>
      <w:bookmarkEnd w:id="54"/>
    </w:p>
    <w:p>
      <w:pPr>
        <w:pBdr>
          <w:top w:val="single" w:color="auto" w:sz="4" w:space="0"/>
          <w:left w:val="single" w:color="auto" w:sz="4" w:space="0"/>
          <w:bottom w:val="single" w:color="auto" w:sz="4" w:space="0"/>
          <w:right w:val="single" w:color="auto" w:sz="4" w:space="0"/>
        </w:pBdr>
        <w:ind w:firstLine="480"/>
      </w:pPr>
      <w:r>
        <w:rPr>
          <w:rFonts w:hint="eastAsia"/>
        </w:rPr>
        <w:t>function createPlanet(name, distance, radius, revolutionSpeed,rotationSpeed,imageFile) {</w:t>
      </w:r>
    </w:p>
    <w:p>
      <w:pPr>
        <w:pBdr>
          <w:top w:val="single" w:color="auto" w:sz="4" w:space="0"/>
          <w:left w:val="single" w:color="auto" w:sz="4" w:space="0"/>
          <w:bottom w:val="single" w:color="auto" w:sz="4" w:space="0"/>
          <w:right w:val="single" w:color="auto" w:sz="4" w:space="0"/>
        </w:pBdr>
        <w:ind w:firstLine="480"/>
      </w:pPr>
      <w:r>
        <w:rPr>
          <w:rFonts w:hint="eastAsia"/>
        </w:rPr>
        <w:t>var loader = new THREE.TextureLoader();</w:t>
      </w:r>
    </w:p>
    <w:p>
      <w:pPr>
        <w:pBdr>
          <w:top w:val="single" w:color="auto" w:sz="4" w:space="0"/>
          <w:left w:val="single" w:color="auto" w:sz="4" w:space="0"/>
          <w:bottom w:val="single" w:color="auto" w:sz="4" w:space="0"/>
          <w:right w:val="single" w:color="auto" w:sz="4" w:space="0"/>
        </w:pBdr>
        <w:ind w:firstLine="480"/>
      </w:pPr>
      <w:r>
        <w:rPr>
          <w:rFonts w:hint="eastAsia"/>
        </w:rPr>
        <w:t>var texture = loader.load(</w:t>
      </w:r>
      <w:r>
        <w:t>“</w:t>
      </w:r>
      <w:r>
        <w:rPr>
          <w:rFonts w:hint="eastAsia"/>
        </w:rPr>
        <w:t>textures/</w:t>
      </w:r>
      <w:r>
        <w:t>”</w:t>
      </w:r>
      <w:r>
        <w:rPr>
          <w:rFonts w:hint="eastAsia"/>
        </w:rPr>
        <w:t xml:space="preserve"> + imageFile);</w:t>
      </w:r>
    </w:p>
    <w:p>
      <w:pPr>
        <w:pBdr>
          <w:top w:val="single" w:color="auto" w:sz="4" w:space="0"/>
          <w:left w:val="single" w:color="auto" w:sz="4" w:space="0"/>
          <w:bottom w:val="single" w:color="auto" w:sz="4" w:space="0"/>
          <w:right w:val="single" w:color="auto" w:sz="4" w:space="0"/>
        </w:pBdr>
        <w:ind w:firstLine="480"/>
      </w:pPr>
      <w:r>
        <w:rPr>
          <w:rFonts w:hint="eastAsia"/>
        </w:rPr>
        <w:t>var material = new THREE.MeshPhoneMaterial({side: THREE.DoubleSide});</w:t>
      </w:r>
    </w:p>
    <w:p>
      <w:pPr>
        <w:pBdr>
          <w:top w:val="single" w:color="auto" w:sz="4" w:space="0"/>
          <w:left w:val="single" w:color="auto" w:sz="4" w:space="0"/>
          <w:bottom w:val="single" w:color="auto" w:sz="4" w:space="0"/>
          <w:right w:val="single" w:color="auto" w:sz="4" w:space="0"/>
        </w:pBdr>
        <w:ind w:firstLine="480"/>
      </w:pPr>
      <w:r>
        <w:rPr>
          <w:rFonts w:hint="eastAsia"/>
        </w:rPr>
        <w:t>material.map = texture;</w:t>
      </w:r>
    </w:p>
    <w:p>
      <w:pPr>
        <w:pBdr>
          <w:top w:val="single" w:color="auto" w:sz="4" w:space="0"/>
          <w:left w:val="single" w:color="auto" w:sz="4" w:space="0"/>
          <w:bottom w:val="single" w:color="auto" w:sz="4" w:space="0"/>
          <w:right w:val="single" w:color="auto" w:sz="4" w:space="0"/>
        </w:pBdr>
        <w:ind w:firstLine="480"/>
      </w:pPr>
      <w:r>
        <w:rPr>
          <w:rFonts w:hint="eastAsia"/>
        </w:rPr>
        <w:t>var geometry = new THREE.SphereGeometry(radius, 32, 32);</w:t>
      </w:r>
    </w:p>
    <w:p>
      <w:pPr>
        <w:pBdr>
          <w:top w:val="single" w:color="auto" w:sz="4" w:space="0"/>
          <w:left w:val="single" w:color="auto" w:sz="4" w:space="0"/>
          <w:bottom w:val="single" w:color="auto" w:sz="4" w:space="0"/>
          <w:right w:val="single" w:color="auto" w:sz="4" w:space="0"/>
        </w:pBdr>
        <w:ind w:firstLine="480"/>
      </w:pPr>
      <w:r>
        <w:rPr>
          <w:rFonts w:hint="eastAsia"/>
        </w:rPr>
        <w:t>var mesh = new THREE.Mesh(geometry, material);</w:t>
      </w:r>
    </w:p>
    <w:p>
      <w:pPr>
        <w:pBdr>
          <w:top w:val="single" w:color="auto" w:sz="4" w:space="0"/>
          <w:left w:val="single" w:color="auto" w:sz="4" w:space="0"/>
          <w:bottom w:val="single" w:color="auto" w:sz="4" w:space="0"/>
          <w:right w:val="single" w:color="auto" w:sz="4" w:space="0"/>
        </w:pBdr>
        <w:ind w:firstLine="480"/>
      </w:pPr>
      <w:r>
        <w:rPr>
          <w:rFonts w:hint="eastAsia"/>
        </w:rPr>
        <w:t>mesh.position.x = distance;</w:t>
      </w:r>
    </w:p>
    <w:p>
      <w:pPr>
        <w:pBdr>
          <w:top w:val="single" w:color="auto" w:sz="4" w:space="0"/>
          <w:left w:val="single" w:color="auto" w:sz="4" w:space="0"/>
          <w:bottom w:val="single" w:color="auto" w:sz="4" w:space="0"/>
          <w:right w:val="single" w:color="auto" w:sz="4" w:space="0"/>
        </w:pBdr>
        <w:ind w:firstLine="480"/>
      </w:pPr>
      <w:r>
        <w:rPr>
          <w:rFonts w:hint="eastAsia"/>
        </w:rPr>
        <w:t>mesh.receiveShadow = true;</w:t>
      </w:r>
    </w:p>
    <w:p>
      <w:pPr>
        <w:pBdr>
          <w:top w:val="single" w:color="auto" w:sz="4" w:space="0"/>
          <w:left w:val="single" w:color="auto" w:sz="4" w:space="0"/>
          <w:bottom w:val="single" w:color="auto" w:sz="4" w:space="0"/>
          <w:right w:val="single" w:color="auto" w:sz="4" w:space="0"/>
        </w:pBdr>
        <w:ind w:firstLine="480"/>
      </w:pPr>
      <w:r>
        <w:rPr>
          <w:rFonts w:hint="eastAsia"/>
        </w:rPr>
        <w:t>mesh.castShadow = true;</w:t>
      </w:r>
    </w:p>
    <w:p>
      <w:pPr>
        <w:pBdr>
          <w:top w:val="single" w:color="auto" w:sz="4" w:space="0"/>
          <w:left w:val="single" w:color="auto" w:sz="4" w:space="0"/>
          <w:bottom w:val="single" w:color="auto" w:sz="4" w:space="0"/>
          <w:right w:val="single" w:color="auto" w:sz="4" w:space="0"/>
        </w:pBdr>
        <w:ind w:firstLine="480"/>
      </w:pPr>
      <w:r>
        <w:rPr>
          <w:rFonts w:hint="eastAsia"/>
        </w:rPr>
        <w:t>mesh.name = name;</w:t>
      </w:r>
    </w:p>
    <w:p>
      <w:pPr>
        <w:pBdr>
          <w:top w:val="single" w:color="auto" w:sz="4" w:space="0"/>
          <w:left w:val="single" w:color="auto" w:sz="4" w:space="0"/>
          <w:bottom w:val="single" w:color="auto" w:sz="4" w:space="0"/>
          <w:right w:val="single" w:color="auto" w:sz="4" w:space="0"/>
        </w:pBdr>
        <w:ind w:firstLine="480"/>
      </w:pPr>
      <w:r>
        <w:rPr>
          <w:rFonts w:hint="eastAsia"/>
        </w:rPr>
        <w:t>scene.add(mesh);</w:t>
      </w:r>
    </w:p>
    <w:p>
      <w:pPr>
        <w:pBdr>
          <w:top w:val="single" w:color="auto" w:sz="4" w:space="0"/>
          <w:left w:val="single" w:color="auto" w:sz="4" w:space="0"/>
          <w:bottom w:val="single" w:color="auto" w:sz="4" w:space="0"/>
          <w:right w:val="single" w:color="auto" w:sz="4" w:space="0"/>
        </w:pBdr>
        <w:ind w:firstLine="480"/>
      </w:pPr>
      <w:r>
        <w:rPr>
          <w:rFonts w:hint="eastAsia"/>
        </w:rPr>
        <w:t>return mesh;</w:t>
      </w:r>
    </w:p>
    <w:p>
      <w:pPr>
        <w:pBdr>
          <w:top w:val="single" w:color="auto" w:sz="4" w:space="0"/>
          <w:left w:val="single" w:color="auto" w:sz="4" w:space="0"/>
          <w:bottom w:val="single" w:color="auto" w:sz="4" w:space="0"/>
          <w:right w:val="single" w:color="auto" w:sz="4" w:space="0"/>
        </w:pBdr>
        <w:ind w:firstLine="480"/>
      </w:pPr>
      <w:r>
        <w:rPr>
          <w:rFonts w:hint="eastAsia"/>
        </w:rPr>
        <w:t>}</w:t>
      </w:r>
    </w:p>
    <w:p>
      <w:pPr>
        <w:pBdr>
          <w:top w:val="single" w:color="auto" w:sz="4" w:space="0"/>
          <w:left w:val="single" w:color="auto" w:sz="4" w:space="0"/>
          <w:bottom w:val="single" w:color="auto" w:sz="4" w:space="0"/>
          <w:right w:val="single" w:color="auto" w:sz="4" w:space="0"/>
        </w:pBdr>
        <w:ind w:firstLine="480"/>
      </w:pPr>
      <w:r>
        <w:rPr>
          <w:rFonts w:hint="eastAsia"/>
        </w:rPr>
        <w:t>function revolution() {</w:t>
      </w:r>
    </w:p>
    <w:p>
      <w:pPr>
        <w:pBdr>
          <w:top w:val="single" w:color="auto" w:sz="4" w:space="0"/>
          <w:left w:val="single" w:color="auto" w:sz="4" w:space="0"/>
          <w:bottom w:val="single" w:color="auto" w:sz="4" w:space="0"/>
          <w:right w:val="single" w:color="auto" w:sz="4" w:space="0"/>
        </w:pBdr>
        <w:ind w:firstLine="480"/>
      </w:pPr>
      <w:r>
        <w:rPr>
          <w:rFonts w:hint="eastAsia"/>
        </w:rPr>
        <w:t>deg += 1/20 * Math.PI / 180;</w:t>
      </w:r>
    </w:p>
    <w:p>
      <w:pPr>
        <w:pBdr>
          <w:top w:val="single" w:color="auto" w:sz="4" w:space="0"/>
          <w:left w:val="single" w:color="auto" w:sz="4" w:space="0"/>
          <w:bottom w:val="single" w:color="auto" w:sz="4" w:space="0"/>
          <w:right w:val="single" w:color="auto" w:sz="4" w:space="0"/>
        </w:pBdr>
        <w:ind w:firstLine="480"/>
      </w:pPr>
      <w:r>
        <w:rPr>
          <w:rFonts w:hint="eastAsia"/>
        </w:rPr>
        <w:t>Mercury.position.set(Mercury.distance * Math.cos(Mercury.revolutionSpeed * deg), 0, Mercury.distance * Math.sin(Mercury.revolutionSpeed * deg));</w:t>
      </w:r>
    </w:p>
    <w:p>
      <w:pPr>
        <w:pBdr>
          <w:top w:val="single" w:color="auto" w:sz="4" w:space="0"/>
          <w:left w:val="single" w:color="auto" w:sz="4" w:space="0"/>
          <w:bottom w:val="single" w:color="auto" w:sz="4" w:space="0"/>
          <w:right w:val="single" w:color="auto" w:sz="4" w:space="0"/>
        </w:pBdr>
        <w:ind w:firstLine="480"/>
      </w:pPr>
      <w:r>
        <w:rPr>
          <w:rFonts w:hint="eastAsia"/>
        </w:rPr>
        <w:t>/--其余行星、卫星和土星环构造方法相同--/</w:t>
      </w:r>
    </w:p>
    <w:p>
      <w:pPr>
        <w:pBdr>
          <w:top w:val="single" w:color="auto" w:sz="4" w:space="0"/>
          <w:left w:val="single" w:color="auto" w:sz="4" w:space="0"/>
          <w:bottom w:val="single" w:color="auto" w:sz="4" w:space="0"/>
          <w:right w:val="single" w:color="auto" w:sz="4" w:space="0"/>
        </w:pBdr>
        <w:ind w:firstLine="480"/>
      </w:pPr>
      <w:r>
        <w:rPr>
          <w:rFonts w:hint="eastAsia"/>
        </w:rPr>
        <w:t>function rotation(){</w:t>
      </w:r>
    </w:p>
    <w:p>
      <w:pPr>
        <w:pBdr>
          <w:top w:val="single" w:color="auto" w:sz="4" w:space="0"/>
          <w:left w:val="single" w:color="auto" w:sz="4" w:space="0"/>
          <w:bottom w:val="single" w:color="auto" w:sz="4" w:space="0"/>
          <w:right w:val="single" w:color="auto" w:sz="4" w:space="0"/>
        </w:pBdr>
        <w:ind w:firstLine="480"/>
      </w:pPr>
      <w:r>
        <w:rPr>
          <w:rFonts w:hint="eastAsia"/>
        </w:rPr>
        <w:t>Earth.rotation.y += Earth.rotationSpeed;</w:t>
      </w:r>
    </w:p>
    <w:p>
      <w:pPr>
        <w:pBdr>
          <w:top w:val="single" w:color="auto" w:sz="4" w:space="0"/>
          <w:left w:val="single" w:color="auto" w:sz="4" w:space="0"/>
          <w:bottom w:val="single" w:color="auto" w:sz="4" w:space="0"/>
          <w:right w:val="single" w:color="auto" w:sz="4" w:space="0"/>
        </w:pBdr>
        <w:ind w:firstLine="480"/>
      </w:pPr>
      <w:r>
        <w:rPr>
          <w:rFonts w:hint="eastAsia"/>
        </w:rPr>
        <w:t>/--其余星体构造方法相同--/</w:t>
      </w:r>
    </w:p>
    <w:p>
      <w:pPr>
        <w:pBdr>
          <w:top w:val="single" w:color="auto" w:sz="4" w:space="0"/>
          <w:left w:val="single" w:color="auto" w:sz="4" w:space="0"/>
          <w:bottom w:val="single" w:color="auto" w:sz="4" w:space="0"/>
          <w:right w:val="single" w:color="auto" w:sz="4" w:space="0"/>
        </w:pBdr>
        <w:ind w:firstLine="480"/>
      </w:pPr>
      <w:r>
        <w:rPr>
          <w:rFonts w:hint="eastAsia"/>
        </w:rPr>
        <w:t>}</w:t>
      </w:r>
    </w:p>
    <w:p>
      <w:pPr>
        <w:pBdr>
          <w:top w:val="single" w:color="auto" w:sz="4" w:space="0"/>
          <w:left w:val="single" w:color="auto" w:sz="4" w:space="0"/>
          <w:bottom w:val="single" w:color="auto" w:sz="4" w:space="0"/>
          <w:right w:val="single" w:color="auto" w:sz="4" w:space="0"/>
        </w:pBdr>
        <w:ind w:firstLine="480"/>
      </w:pPr>
      <w:r>
        <w:rPr>
          <w:rFonts w:hint="eastAsia"/>
        </w:rPr>
        <w:t>}</w:t>
      </w:r>
    </w:p>
    <w:p>
      <w:pPr>
        <w:pStyle w:val="3"/>
      </w:pPr>
      <w:bookmarkStart w:id="55" w:name="_Toc19481"/>
      <w:r>
        <w:rPr>
          <w:rFonts w:hint="eastAsia"/>
        </w:rPr>
        <w:t>5.5 系统数据交互实现</w:t>
      </w:r>
      <w:bookmarkEnd w:id="55"/>
    </w:p>
    <w:p>
      <w:pPr>
        <w:pStyle w:val="4"/>
      </w:pPr>
      <w:bookmarkStart w:id="56" w:name="_Toc2993"/>
      <w:r>
        <w:rPr>
          <w:rFonts w:hint="eastAsia"/>
        </w:rPr>
        <w:t>5.5.1 相关描述</w:t>
      </w:r>
      <w:bookmarkEnd w:id="56"/>
    </w:p>
    <w:p>
      <w:pPr>
        <w:ind w:firstLine="480"/>
      </w:pPr>
      <w:r>
        <w:rPr>
          <w:rFonts w:hint="eastAsia"/>
        </w:rPr>
        <w:t>在太阳系系统中不仅是观看太阳系场景，更有意义的是获取星体相关信息。获取信息是通过对悬浮列表进行拾取处理而实现的。</w:t>
      </w:r>
    </w:p>
    <w:p>
      <w:pPr>
        <w:pStyle w:val="4"/>
      </w:pPr>
      <w:bookmarkStart w:id="57" w:name="_Toc31124"/>
      <w:r>
        <w:rPr>
          <w:rFonts w:hint="eastAsia"/>
        </w:rPr>
        <w:t>5.5.2 关键代码</w:t>
      </w:r>
      <w:bookmarkEnd w:id="57"/>
    </w:p>
    <w:p>
      <w:pPr>
        <w:pBdr>
          <w:top w:val="single" w:color="auto" w:sz="4" w:space="0"/>
          <w:left w:val="single" w:color="auto" w:sz="4" w:space="0"/>
          <w:bottom w:val="single" w:color="auto" w:sz="4" w:space="0"/>
          <w:right w:val="single" w:color="auto" w:sz="4" w:space="0"/>
        </w:pBdr>
        <w:ind w:firstLine="480"/>
      </w:pPr>
      <w:r>
        <w:rPr>
          <w:rFonts w:hint="eastAsia"/>
        </w:rPr>
        <w:t>funtion clickSun() {</w:t>
      </w:r>
    </w:p>
    <w:p>
      <w:pPr>
        <w:pBdr>
          <w:top w:val="single" w:color="auto" w:sz="4" w:space="0"/>
          <w:left w:val="single" w:color="auto" w:sz="4" w:space="0"/>
          <w:bottom w:val="single" w:color="auto" w:sz="4" w:space="0"/>
          <w:right w:val="single" w:color="auto" w:sz="4" w:space="0"/>
        </w:pBdr>
        <w:ind w:firstLine="480"/>
      </w:pPr>
      <w:r>
        <w:rPr>
          <w:rFonts w:hint="eastAsia"/>
        </w:rPr>
        <w:t>var visibility = document.getElementById(</w:t>
      </w:r>
      <w:r>
        <w:t>“</w:t>
      </w:r>
      <w:r>
        <w:rPr>
          <w:rFonts w:hint="eastAsia"/>
        </w:rPr>
        <w:t>sunInfo</w:t>
      </w:r>
      <w:r>
        <w:t>”</w:t>
      </w:r>
      <w:r>
        <w:rPr>
          <w:rFonts w:hint="eastAsia"/>
        </w:rPr>
        <w:t>).style.visibility;</w:t>
      </w:r>
    </w:p>
    <w:p>
      <w:pPr>
        <w:pBdr>
          <w:top w:val="single" w:color="auto" w:sz="4" w:space="0"/>
          <w:left w:val="single" w:color="auto" w:sz="4" w:space="0"/>
          <w:bottom w:val="single" w:color="auto" w:sz="4" w:space="0"/>
          <w:right w:val="single" w:color="auto" w:sz="4" w:space="0"/>
        </w:pBdr>
        <w:ind w:firstLine="480"/>
      </w:pPr>
      <w:r>
        <w:rPr>
          <w:rFonts w:hint="eastAsia"/>
        </w:rPr>
        <w:t xml:space="preserve">if (visibility == </w:t>
      </w:r>
      <w:r>
        <w:t>“</w:t>
      </w:r>
      <w:r>
        <w:rPr>
          <w:rFonts w:hint="eastAsia"/>
        </w:rPr>
        <w:t>hidden</w:t>
      </w:r>
      <w:r>
        <w:t>”</w:t>
      </w:r>
      <w:r>
        <w:rPr>
          <w:rFonts w:hint="eastAsia"/>
        </w:rPr>
        <w:t>) {</w:t>
      </w:r>
    </w:p>
    <w:p>
      <w:pPr>
        <w:pBdr>
          <w:top w:val="single" w:color="auto" w:sz="4" w:space="0"/>
          <w:left w:val="single" w:color="auto" w:sz="4" w:space="0"/>
          <w:bottom w:val="single" w:color="auto" w:sz="4" w:space="0"/>
          <w:right w:val="single" w:color="auto" w:sz="4" w:space="0"/>
        </w:pBdr>
        <w:ind w:firstLine="480"/>
      </w:pPr>
      <w:r>
        <w:rPr>
          <w:rFonts w:hint="eastAsia"/>
        </w:rPr>
        <w:t>document.getElementById(</w:t>
      </w:r>
      <w:r>
        <w:t>“</w:t>
      </w:r>
      <w:r>
        <w:rPr>
          <w:rFonts w:hint="eastAsia"/>
        </w:rPr>
        <w:t>sunInfo</w:t>
      </w:r>
      <w:r>
        <w:t>”</w:t>
      </w:r>
      <w:r>
        <w:rPr>
          <w:rFonts w:hint="eastAsia"/>
        </w:rPr>
        <w:t xml:space="preserve">).style.visibility = </w:t>
      </w:r>
      <w:r>
        <w:t>“</w:t>
      </w:r>
      <w:r>
        <w:rPr>
          <w:rFonts w:hint="eastAsia"/>
        </w:rPr>
        <w:t>visible</w:t>
      </w:r>
      <w:r>
        <w:t>”</w:t>
      </w:r>
      <w:r>
        <w:rPr>
          <w:rFonts w:hint="eastAsia"/>
        </w:rPr>
        <w:t>;</w:t>
      </w:r>
    </w:p>
    <w:p>
      <w:pPr>
        <w:pBdr>
          <w:top w:val="single" w:color="auto" w:sz="4" w:space="0"/>
          <w:left w:val="single" w:color="auto" w:sz="4" w:space="0"/>
          <w:bottom w:val="single" w:color="auto" w:sz="4" w:space="0"/>
          <w:right w:val="single" w:color="auto" w:sz="4" w:space="0"/>
        </w:pBdr>
        <w:ind w:firstLine="480"/>
      </w:pPr>
      <w:r>
        <w:rPr>
          <w:rFonts w:hint="eastAsia"/>
        </w:rPr>
        <w:t>document.getElementById(</w:t>
      </w:r>
      <w:r>
        <w:t>“</w:t>
      </w:r>
      <w:r>
        <w:rPr>
          <w:rFonts w:hint="eastAsia"/>
        </w:rPr>
        <w:t>thumbnail</w:t>
      </w:r>
      <w:r>
        <w:t>”</w:t>
      </w:r>
      <w:r>
        <w:rPr>
          <w:rFonts w:hint="eastAsia"/>
        </w:rPr>
        <w:t xml:space="preserve">).style.visibility = </w:t>
      </w:r>
      <w:r>
        <w:t>“</w:t>
      </w:r>
      <w:r>
        <w:rPr>
          <w:rFonts w:hint="eastAsia"/>
        </w:rPr>
        <w:t>hidden</w:t>
      </w:r>
      <w:r>
        <w:t>”</w:t>
      </w:r>
      <w:r>
        <w:rPr>
          <w:rFonts w:hint="eastAsia"/>
        </w:rPr>
        <w:t>;</w:t>
      </w:r>
    </w:p>
    <w:p>
      <w:pPr>
        <w:pBdr>
          <w:top w:val="single" w:color="auto" w:sz="4" w:space="0"/>
          <w:left w:val="single" w:color="auto" w:sz="4" w:space="0"/>
          <w:bottom w:val="single" w:color="auto" w:sz="4" w:space="0"/>
          <w:right w:val="single" w:color="auto" w:sz="4" w:space="0"/>
        </w:pBdr>
        <w:ind w:firstLine="480"/>
      </w:pPr>
      <w:r>
        <w:rPr>
          <w:rFonts w:hint="eastAsia"/>
        </w:rPr>
        <w:t>} else {</w:t>
      </w:r>
    </w:p>
    <w:p>
      <w:pPr>
        <w:pBdr>
          <w:top w:val="single" w:color="auto" w:sz="4" w:space="0"/>
          <w:left w:val="single" w:color="auto" w:sz="4" w:space="0"/>
          <w:bottom w:val="single" w:color="auto" w:sz="4" w:space="0"/>
          <w:right w:val="single" w:color="auto" w:sz="4" w:space="0"/>
        </w:pBdr>
        <w:ind w:firstLine="480"/>
      </w:pPr>
      <w:r>
        <w:rPr>
          <w:rFonts w:hint="eastAsia"/>
        </w:rPr>
        <w:t>document.getElementById(</w:t>
      </w:r>
      <w:r>
        <w:t>“</w:t>
      </w:r>
      <w:r>
        <w:rPr>
          <w:rFonts w:hint="eastAsia"/>
        </w:rPr>
        <w:t>sunInfo</w:t>
      </w:r>
      <w:r>
        <w:t>”</w:t>
      </w:r>
      <w:r>
        <w:rPr>
          <w:rFonts w:hint="eastAsia"/>
        </w:rPr>
        <w:t xml:space="preserve">).style.visibility = </w:t>
      </w:r>
      <w:r>
        <w:t>“</w:t>
      </w:r>
      <w:r>
        <w:rPr>
          <w:rFonts w:hint="eastAsia"/>
        </w:rPr>
        <w:t>hidden</w:t>
      </w:r>
      <w:r>
        <w:t>”</w:t>
      </w:r>
      <w:r>
        <w:rPr>
          <w:rFonts w:hint="eastAsia"/>
        </w:rPr>
        <w:t>;</w:t>
      </w:r>
    </w:p>
    <w:p>
      <w:pPr>
        <w:pBdr>
          <w:top w:val="single" w:color="auto" w:sz="4" w:space="0"/>
          <w:left w:val="single" w:color="auto" w:sz="4" w:space="0"/>
          <w:bottom w:val="single" w:color="auto" w:sz="4" w:space="0"/>
          <w:right w:val="single" w:color="auto" w:sz="4" w:space="0"/>
        </w:pBdr>
        <w:ind w:firstLine="480"/>
      </w:pPr>
      <w:r>
        <w:rPr>
          <w:rFonts w:hint="eastAsia"/>
        </w:rPr>
        <w:t>document.getElemetById(</w:t>
      </w:r>
      <w:r>
        <w:t>“</w:t>
      </w:r>
      <w:r>
        <w:rPr>
          <w:rFonts w:hint="eastAsia"/>
        </w:rPr>
        <w:t>thumbnail</w:t>
      </w:r>
      <w:r>
        <w:t>”</w:t>
      </w:r>
      <w:r>
        <w:rPr>
          <w:rFonts w:hint="eastAsia"/>
        </w:rPr>
        <w:t xml:space="preserve">).style.visibility = </w:t>
      </w:r>
      <w:r>
        <w:t>“</w:t>
      </w:r>
      <w:r>
        <w:rPr>
          <w:rFonts w:hint="eastAsia"/>
        </w:rPr>
        <w:t>visible</w:t>
      </w:r>
      <w:r>
        <w:t>”</w:t>
      </w:r>
      <w:r>
        <w:rPr>
          <w:rFonts w:hint="eastAsia"/>
        </w:rPr>
        <w:t>;</w:t>
      </w:r>
    </w:p>
    <w:p>
      <w:pPr>
        <w:pBdr>
          <w:top w:val="single" w:color="auto" w:sz="4" w:space="0"/>
          <w:left w:val="single" w:color="auto" w:sz="4" w:space="0"/>
          <w:bottom w:val="single" w:color="auto" w:sz="4" w:space="0"/>
          <w:right w:val="single" w:color="auto" w:sz="4" w:space="0"/>
        </w:pBdr>
        <w:ind w:firstLine="480"/>
      </w:pPr>
      <w:r>
        <w:rPr>
          <w:rFonts w:hint="eastAsia"/>
        </w:rPr>
        <w:t>}</w:t>
      </w:r>
    </w:p>
    <w:p>
      <w:pPr>
        <w:pBdr>
          <w:top w:val="single" w:color="auto" w:sz="4" w:space="0"/>
          <w:left w:val="single" w:color="auto" w:sz="4" w:space="0"/>
          <w:bottom w:val="single" w:color="auto" w:sz="4" w:space="0"/>
          <w:right w:val="single" w:color="auto" w:sz="4" w:space="0"/>
        </w:pBdr>
        <w:ind w:firstLine="480"/>
      </w:pPr>
      <w:r>
        <w:rPr>
          <w:rFonts w:hint="eastAsia"/>
        </w:rPr>
        <w:t>}</w:t>
      </w:r>
    </w:p>
    <w:p>
      <w:pPr>
        <w:pBdr>
          <w:top w:val="single" w:color="auto" w:sz="4" w:space="0"/>
          <w:left w:val="single" w:color="auto" w:sz="4" w:space="0"/>
          <w:bottom w:val="single" w:color="auto" w:sz="4" w:space="0"/>
          <w:right w:val="single" w:color="auto" w:sz="4" w:space="0"/>
        </w:pBdr>
        <w:ind w:firstLine="480"/>
      </w:pPr>
      <w:r>
        <w:rPr>
          <w:rFonts w:hint="eastAsia"/>
        </w:rPr>
        <w:t>/--其余星体方法同上--/</w:t>
      </w:r>
    </w:p>
    <w:p>
      <w:pPr>
        <w:pStyle w:val="3"/>
      </w:pPr>
      <w:bookmarkStart w:id="58" w:name="_Toc7638"/>
      <w:r>
        <w:rPr>
          <w:rFonts w:hint="eastAsia"/>
        </w:rPr>
        <w:t>5.6 星体图解实现</w:t>
      </w:r>
      <w:bookmarkEnd w:id="58"/>
    </w:p>
    <w:p>
      <w:pPr>
        <w:pStyle w:val="4"/>
      </w:pPr>
      <w:bookmarkStart w:id="59" w:name="_Toc19326"/>
      <w:r>
        <w:rPr>
          <w:rFonts w:hint="eastAsia"/>
        </w:rPr>
        <w:t>5.6.1 相关描述</w:t>
      </w:r>
      <w:bookmarkEnd w:id="59"/>
    </w:p>
    <w:p>
      <w:pPr>
        <w:ind w:firstLine="480"/>
      </w:pPr>
      <w:r>
        <w:rPr>
          <w:rFonts w:hint="eastAsia"/>
        </w:rPr>
        <w:t>为使信息展示不那么枯燥，在信息展示部分结合图片对星体进行讲解，更加激发用户兴趣，同时也可以具体解释文字展示中较为抽象的部分。该部分通过简单的HTML+CSS插入到信息面板中。</w:t>
      </w:r>
    </w:p>
    <w:p>
      <w:pPr>
        <w:pStyle w:val="3"/>
      </w:pPr>
      <w:bookmarkStart w:id="60" w:name="_Toc1709"/>
      <w:r>
        <w:rPr>
          <w:rFonts w:hint="eastAsia"/>
        </w:rPr>
        <w:t>5.7 系统整合</w:t>
      </w:r>
      <w:bookmarkEnd w:id="60"/>
    </w:p>
    <w:p>
      <w:pPr>
        <w:pStyle w:val="4"/>
      </w:pPr>
      <w:bookmarkStart w:id="61" w:name="_Toc3679"/>
      <w:r>
        <w:rPr>
          <w:rFonts w:hint="eastAsia"/>
        </w:rPr>
        <w:t>5.7.1 相关描述</w:t>
      </w:r>
      <w:bookmarkEnd w:id="61"/>
    </w:p>
    <w:p>
      <w:pPr>
        <w:ind w:firstLine="480"/>
      </w:pPr>
      <w:r>
        <w:rPr>
          <w:rFonts w:hint="eastAsia"/>
        </w:rPr>
        <w:t>在实现了模型的构建和系统的友好交互后，将所有功能整合，模型和数据与页面文档对接，完成整个系统的运作。</w:t>
      </w:r>
    </w:p>
    <w:p>
      <w:pPr>
        <w:pStyle w:val="4"/>
      </w:pPr>
      <w:bookmarkStart w:id="62" w:name="_Toc31355"/>
      <w:r>
        <w:rPr>
          <w:rFonts w:hint="eastAsia"/>
        </w:rPr>
        <w:t>5.7.2 主要场景效果图</w:t>
      </w:r>
      <w:bookmarkEnd w:id="62"/>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4927600" cy="2463800"/>
            <wp:effectExtent l="0" t="0" r="10160"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3" cstate="print"/>
                    <a:stretch>
                      <a:fillRect/>
                    </a:stretch>
                  </pic:blipFill>
                  <pic:spPr>
                    <a:xfrm>
                      <a:off x="0" y="0"/>
                      <a:ext cx="4927600" cy="24638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黑体" w:hAnsi="黑体" w:eastAsia="黑体" w:cs="黑体"/>
          <w:sz w:val="21"/>
          <w:szCs w:val="21"/>
        </w:rPr>
      </w:pPr>
      <w:r>
        <w:rPr>
          <w:rFonts w:hint="eastAsia" w:ascii="黑体" w:hAnsi="黑体" w:eastAsia="黑体" w:cs="黑体"/>
          <w:sz w:val="21"/>
          <w:szCs w:val="21"/>
        </w:rPr>
        <w:t>图5-3 主界面</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4852670" cy="2423795"/>
            <wp:effectExtent l="0" t="0" r="8890" b="1460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4" cstate="print"/>
                    <a:stretch>
                      <a:fillRect/>
                    </a:stretch>
                  </pic:blipFill>
                  <pic:spPr>
                    <a:xfrm>
                      <a:off x="0" y="0"/>
                      <a:ext cx="4852670" cy="24237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黑体" w:hAnsi="黑体" w:eastAsia="黑体" w:cs="黑体"/>
          <w:sz w:val="21"/>
          <w:szCs w:val="21"/>
        </w:rPr>
      </w:pPr>
      <w:r>
        <w:rPr>
          <w:rFonts w:hint="eastAsia" w:ascii="黑体" w:hAnsi="黑体" w:eastAsia="黑体" w:cs="黑体"/>
          <w:sz w:val="21"/>
          <w:szCs w:val="21"/>
        </w:rPr>
        <w:t>图5-4 信息及图解界面</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4811395" cy="2415540"/>
            <wp:effectExtent l="0" t="0" r="4445" b="762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5" cstate="print"/>
                    <a:stretch>
                      <a:fillRect/>
                    </a:stretch>
                  </pic:blipFill>
                  <pic:spPr>
                    <a:xfrm>
                      <a:off x="0" y="0"/>
                      <a:ext cx="4811395" cy="24155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ascii="黑体" w:hAnsi="黑体" w:eastAsia="黑体" w:cs="黑体"/>
          <w:sz w:val="21"/>
          <w:szCs w:val="21"/>
        </w:rPr>
      </w:pPr>
      <w:r>
        <w:rPr>
          <w:rFonts w:hint="eastAsia" w:ascii="黑体" w:hAnsi="黑体" w:eastAsia="黑体" w:cs="黑体"/>
          <w:sz w:val="21"/>
          <w:szCs w:val="21"/>
        </w:rPr>
        <w:t>图5-5 其他信息及GUI界面</w:t>
      </w:r>
    </w:p>
    <w:p>
      <w:pPr>
        <w:spacing w:before="156" w:after="156"/>
        <w:ind w:firstLine="240" w:firstLineChars="100"/>
      </w:pPr>
      <w:bookmarkStart w:id="63" w:name="_Toc9416_WPSOffice_Level1"/>
      <w:r>
        <w:rPr>
          <w:rFonts w:hint="eastAsia"/>
        </w:rPr>
        <w:br w:type="page"/>
      </w:r>
    </w:p>
    <w:p>
      <w:pPr>
        <w:pStyle w:val="2"/>
        <w:numPr>
          <w:ilvl w:val="0"/>
          <w:numId w:val="1"/>
        </w:numPr>
        <w:ind w:firstLine="0" w:firstLineChars="0"/>
      </w:pPr>
      <w:bookmarkStart w:id="64" w:name="_Toc24509"/>
      <w:r>
        <w:rPr>
          <w:rFonts w:hint="eastAsia"/>
        </w:rPr>
        <w:t>系统测试</w:t>
      </w:r>
      <w:bookmarkEnd w:id="63"/>
      <w:bookmarkEnd w:id="64"/>
    </w:p>
    <w:p>
      <w:pPr>
        <w:pStyle w:val="3"/>
      </w:pPr>
      <w:bookmarkStart w:id="65" w:name="_Toc22947"/>
      <w:bookmarkStart w:id="66" w:name="_Toc7642_WPSOffice_Level1"/>
      <w:r>
        <w:rPr>
          <w:rFonts w:hint="eastAsia"/>
        </w:rPr>
        <w:t>6.1 功能测试</w:t>
      </w:r>
      <w:bookmarkEnd w:id="65"/>
    </w:p>
    <w:p>
      <w:pPr>
        <w:ind w:firstLine="480"/>
      </w:pPr>
      <w:r>
        <w:rPr>
          <w:rFonts w:hint="eastAsia"/>
        </w:rPr>
        <w:t>功能测试又称黑盒测试，通过列出测试用例来一一检测每个功能是否符合预期效果。本系统的功能测试用例如表6-1所示。</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bookmarkStart w:id="67" w:name="_Toc23619_WPSOffice_Level2"/>
      <w:r>
        <w:rPr>
          <w:rFonts w:hint="eastAsia" w:ascii="黑体" w:hAnsi="黑体" w:eastAsia="黑体" w:cs="黑体"/>
          <w:sz w:val="21"/>
          <w:szCs w:val="21"/>
        </w:rPr>
        <w:t>表6-1 功能测试用例表</w:t>
      </w:r>
      <w:bookmarkEnd w:id="6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480"/>
              <w:jc w:val="center"/>
              <w:rPr>
                <w:b/>
                <w:bCs/>
                <w:sz w:val="21"/>
                <w:szCs w:val="21"/>
              </w:rPr>
            </w:pPr>
            <w:r>
              <w:rPr>
                <w:rFonts w:hint="eastAsia"/>
                <w:b/>
                <w:bCs/>
                <w:sz w:val="21"/>
                <w:szCs w:val="21"/>
              </w:rPr>
              <w:t>测试操作</w:t>
            </w:r>
          </w:p>
        </w:tc>
        <w:tc>
          <w:tcPr>
            <w:tcW w:w="4261" w:type="dxa"/>
          </w:tcPr>
          <w:p>
            <w:pPr>
              <w:ind w:firstLine="480"/>
              <w:jc w:val="center"/>
              <w:rPr>
                <w:b/>
                <w:bCs/>
                <w:sz w:val="21"/>
                <w:szCs w:val="21"/>
              </w:rPr>
            </w:pPr>
            <w:r>
              <w:rPr>
                <w:rFonts w:hint="eastAsia"/>
                <w:b/>
                <w:bCs/>
                <w:sz w:val="21"/>
                <w:szCs w:val="21"/>
              </w:rPr>
              <w:t>预期效果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480"/>
              <w:jc w:val="both"/>
              <w:rPr>
                <w:sz w:val="21"/>
                <w:szCs w:val="21"/>
              </w:rPr>
            </w:pPr>
            <w:r>
              <w:rPr>
                <w:rFonts w:hint="eastAsia"/>
                <w:sz w:val="21"/>
                <w:szCs w:val="21"/>
              </w:rPr>
              <w:t>鼠标拖拽太阳系</w:t>
            </w:r>
          </w:p>
        </w:tc>
        <w:tc>
          <w:tcPr>
            <w:tcW w:w="4261" w:type="dxa"/>
          </w:tcPr>
          <w:p>
            <w:pPr>
              <w:ind w:firstLine="480"/>
              <w:jc w:val="both"/>
              <w:rPr>
                <w:sz w:val="21"/>
                <w:szCs w:val="21"/>
              </w:rPr>
            </w:pPr>
            <w:r>
              <w:rPr>
                <w:rFonts w:hint="eastAsia"/>
                <w:sz w:val="21"/>
                <w:szCs w:val="21"/>
              </w:rPr>
              <w:t>场景随鼠标操作发生相应变化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480"/>
              <w:jc w:val="both"/>
              <w:rPr>
                <w:sz w:val="21"/>
                <w:szCs w:val="21"/>
              </w:rPr>
            </w:pPr>
            <w:r>
              <w:rPr>
                <w:rFonts w:hint="eastAsia"/>
                <w:sz w:val="21"/>
                <w:szCs w:val="21"/>
              </w:rPr>
              <w:t>键盘控制太阳系</w:t>
            </w:r>
          </w:p>
        </w:tc>
        <w:tc>
          <w:tcPr>
            <w:tcW w:w="4261" w:type="dxa"/>
          </w:tcPr>
          <w:p>
            <w:pPr>
              <w:ind w:firstLine="480"/>
              <w:jc w:val="both"/>
              <w:rPr>
                <w:sz w:val="21"/>
                <w:szCs w:val="21"/>
              </w:rPr>
            </w:pPr>
            <w:r>
              <w:rPr>
                <w:rFonts w:hint="eastAsia"/>
                <w:sz w:val="21"/>
                <w:szCs w:val="21"/>
              </w:rPr>
              <w:t>场景随键盘操作发生相应变化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480"/>
              <w:jc w:val="both"/>
              <w:rPr>
                <w:sz w:val="21"/>
                <w:szCs w:val="21"/>
              </w:rPr>
            </w:pPr>
            <w:r>
              <w:rPr>
                <w:rFonts w:hint="eastAsia"/>
                <w:sz w:val="21"/>
                <w:szCs w:val="21"/>
              </w:rPr>
              <w:t>点击星体</w:t>
            </w:r>
          </w:p>
        </w:tc>
        <w:tc>
          <w:tcPr>
            <w:tcW w:w="4261" w:type="dxa"/>
          </w:tcPr>
          <w:p>
            <w:pPr>
              <w:ind w:firstLine="480"/>
              <w:jc w:val="both"/>
              <w:rPr>
                <w:sz w:val="21"/>
                <w:szCs w:val="21"/>
              </w:rPr>
            </w:pPr>
            <w:r>
              <w:rPr>
                <w:rFonts w:hint="eastAsia"/>
                <w:sz w:val="21"/>
                <w:szCs w:val="21"/>
              </w:rPr>
              <w:t>出现对应星体信息与图解面板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480"/>
              <w:jc w:val="both"/>
              <w:rPr>
                <w:sz w:val="21"/>
                <w:szCs w:val="21"/>
              </w:rPr>
            </w:pPr>
            <w:r>
              <w:rPr>
                <w:rFonts w:hint="eastAsia"/>
                <w:sz w:val="21"/>
                <w:szCs w:val="21"/>
              </w:rPr>
              <w:t>点击侧边栏导航</w:t>
            </w:r>
          </w:p>
        </w:tc>
        <w:tc>
          <w:tcPr>
            <w:tcW w:w="4261" w:type="dxa"/>
          </w:tcPr>
          <w:p>
            <w:pPr>
              <w:ind w:firstLine="480"/>
              <w:jc w:val="both"/>
              <w:rPr>
                <w:sz w:val="21"/>
                <w:szCs w:val="21"/>
              </w:rPr>
            </w:pPr>
            <w:r>
              <w:rPr>
                <w:rFonts w:hint="eastAsia"/>
                <w:sz w:val="21"/>
                <w:szCs w:val="21"/>
              </w:rPr>
              <w:t>出现对应星体信息与图解面板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480"/>
              <w:jc w:val="both"/>
              <w:rPr>
                <w:sz w:val="21"/>
                <w:szCs w:val="21"/>
              </w:rPr>
            </w:pPr>
            <w:r>
              <w:rPr>
                <w:rFonts w:hint="eastAsia"/>
                <w:sz w:val="21"/>
                <w:szCs w:val="21"/>
              </w:rPr>
              <w:t>切换信息面板</w:t>
            </w:r>
          </w:p>
        </w:tc>
        <w:tc>
          <w:tcPr>
            <w:tcW w:w="4261" w:type="dxa"/>
          </w:tcPr>
          <w:p>
            <w:pPr>
              <w:ind w:firstLine="480"/>
              <w:jc w:val="both"/>
              <w:rPr>
                <w:sz w:val="21"/>
                <w:szCs w:val="21"/>
              </w:rPr>
            </w:pPr>
            <w:r>
              <w:rPr>
                <w:rFonts w:hint="eastAsia"/>
                <w:sz w:val="21"/>
                <w:szCs w:val="21"/>
              </w:rPr>
              <w:t>信息更换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480"/>
              <w:jc w:val="both"/>
              <w:rPr>
                <w:sz w:val="21"/>
                <w:szCs w:val="21"/>
              </w:rPr>
            </w:pPr>
            <w:r>
              <w:rPr>
                <w:rFonts w:hint="eastAsia"/>
                <w:sz w:val="21"/>
                <w:szCs w:val="21"/>
              </w:rPr>
              <w:t>点击信息面板关闭按钮</w:t>
            </w:r>
          </w:p>
        </w:tc>
        <w:tc>
          <w:tcPr>
            <w:tcW w:w="4261" w:type="dxa"/>
          </w:tcPr>
          <w:p>
            <w:pPr>
              <w:ind w:firstLine="480"/>
              <w:jc w:val="both"/>
              <w:rPr>
                <w:sz w:val="21"/>
                <w:szCs w:val="21"/>
              </w:rPr>
            </w:pPr>
            <w:r>
              <w:rPr>
                <w:rFonts w:hint="eastAsia"/>
                <w:sz w:val="21"/>
                <w:szCs w:val="21"/>
              </w:rPr>
              <w:t>关闭信息面板，返回场景</w:t>
            </w:r>
          </w:p>
        </w:tc>
      </w:tr>
    </w:tbl>
    <w:p>
      <w:pPr>
        <w:pStyle w:val="3"/>
      </w:pPr>
      <w:bookmarkStart w:id="68" w:name="_Toc15262"/>
      <w:r>
        <w:rPr>
          <w:rFonts w:hint="eastAsia"/>
        </w:rPr>
        <w:t>6.2 适配兼容测试</w:t>
      </w:r>
      <w:bookmarkEnd w:id="68"/>
    </w:p>
    <w:p>
      <w:pPr>
        <w:ind w:firstLine="480"/>
      </w:pPr>
      <w:r>
        <w:rPr>
          <w:rFonts w:hint="eastAsia"/>
        </w:rPr>
        <w:t>测试本系统在不同平台上是否适配，是否显示正常，功能是否符合需求，即在不同平台上测试上文中功能测试用例表中的操作是否正常。</w:t>
      </w:r>
    </w:p>
    <w:p>
      <w:pPr>
        <w:spacing w:before="156" w:after="156"/>
        <w:ind w:firstLine="240" w:firstLineChars="100"/>
      </w:pPr>
      <w:r>
        <w:rPr>
          <w:rFonts w:hint="eastAsia"/>
        </w:rPr>
        <w:br w:type="page"/>
      </w:r>
    </w:p>
    <w:p>
      <w:pPr>
        <w:pStyle w:val="2"/>
        <w:ind w:firstLine="0" w:firstLineChars="0"/>
      </w:pPr>
      <w:bookmarkStart w:id="69" w:name="_Toc148"/>
      <w:r>
        <w:rPr>
          <w:rFonts w:hint="eastAsia"/>
        </w:rPr>
        <w:t>结论</w:t>
      </w:r>
      <w:bookmarkEnd w:id="66"/>
      <w:bookmarkEnd w:id="69"/>
    </w:p>
    <w:p>
      <w:pPr>
        <w:ind w:firstLine="480"/>
      </w:pPr>
      <w:r>
        <w:rPr>
          <w:rFonts w:hint="eastAsia"/>
        </w:rPr>
        <w:t>一转眼，大学生活即将结束，经过一个月的设计开发，本次毕业设计也大致开发完成。这次开发基本达到预期效果，实现设计目标所确定的功能，但也存在着有待改善的问题，未能实现的功能，将来仍可对该系统进行改进。</w:t>
      </w:r>
    </w:p>
    <w:p>
      <w:pPr>
        <w:ind w:firstLine="480"/>
      </w:pPr>
      <w:r>
        <w:rPr>
          <w:rFonts w:hint="eastAsia"/>
        </w:rPr>
        <w:t>在确定题目时，对Three.js并无太多理解，在前端的学习上也并不深入，仅靠兴趣便确定了这个题目，并开始着手学习Three.js。由于中文材料极少，以及本人在英文方面的局限，对英文材料的阅读和理解进度较为缓慢，也因此导致了本次设计并不尽如人意。虽然本次毕业设计到此为止，但应继续加深关于Three.js的学习。</w:t>
      </w:r>
    </w:p>
    <w:p>
      <w:pPr>
        <w:ind w:firstLine="480"/>
      </w:pPr>
      <w:r>
        <w:rPr>
          <w:rFonts w:hint="eastAsia"/>
        </w:rPr>
        <w:t>在开发过程中，遇到了较多困难，本人在图形学上也存在着问题，开发过程磕磕碰碰，但解决问题的过程仍是十分有意义的。这次开发让我学到了很多新知识，发现了自己的问题，在3D方面的了解也更加深入了。在独立开发的过程中，从需求分析、设计、开发到测试，整个过程使我受益匪浅。这次毕业设计靠兴趣挑战了一个从来没有使用过的新技术，提高了自己的学习和开发能力，希望能在这条路上越走越远。</w:t>
      </w:r>
    </w:p>
    <w:p>
      <w:pPr>
        <w:ind w:firstLine="480"/>
      </w:pPr>
      <w:r>
        <w:rPr>
          <w:rFonts w:hint="eastAsia"/>
        </w:rPr>
        <w:t>道路很长，仍需不断努力。</w:t>
      </w:r>
    </w:p>
    <w:p>
      <w:pPr>
        <w:pStyle w:val="3"/>
        <w:spacing w:before="156" w:after="156"/>
        <w:ind w:firstLine="300" w:firstLineChars="100"/>
      </w:pPr>
      <w:bookmarkStart w:id="70" w:name="_Toc26110_WPSOffice_Level1"/>
      <w:r>
        <w:rPr>
          <w:rFonts w:hint="eastAsia"/>
        </w:rPr>
        <w:br w:type="page"/>
      </w:r>
    </w:p>
    <w:p>
      <w:pPr>
        <w:pStyle w:val="2"/>
        <w:bidi w:val="0"/>
      </w:pPr>
      <w:bookmarkStart w:id="71" w:name="_Toc9007"/>
      <w:r>
        <w:rPr>
          <w:rFonts w:hint="eastAsia"/>
        </w:rPr>
        <w:t>致谢</w:t>
      </w:r>
      <w:bookmarkEnd w:id="70"/>
      <w:bookmarkEnd w:id="71"/>
    </w:p>
    <w:p>
      <w:pPr>
        <w:bidi w:val="0"/>
      </w:pPr>
      <w:r>
        <w:rPr>
          <w:rFonts w:hint="eastAsia"/>
        </w:rPr>
        <w:t>言至于此，心里惴惴不安。大学四年，一千余天，看似很长却如白驹过隙，还未来得及细细回忆便被紧凑仓促的毕业事宜推到了毕业前夕，四年前刚踏入大学的时刻仿佛就在昨天，此时站在四年旅程的终点，内心仍感茫然不知所措。</w:t>
      </w:r>
    </w:p>
    <w:p>
      <w:pPr>
        <w:ind w:firstLine="480"/>
      </w:pPr>
      <w:r>
        <w:rPr>
          <w:rFonts w:hint="eastAsia"/>
        </w:rPr>
        <w:t>经历了大学四年的锤炼，我学会了迎难而上，学会了面对问题，从无知到慢慢成熟，感谢这四年陪伴我的所有人：永远支持我的父母、授业解惑的老师以及朝夕相处的同学，感谢你们在我人生途中的扶持与陪伴。</w:t>
      </w:r>
    </w:p>
    <w:p>
      <w:pPr>
        <w:ind w:firstLine="480"/>
      </w:pPr>
      <w:r>
        <w:rPr>
          <w:rFonts w:hint="eastAsia"/>
        </w:rPr>
        <w:t>四年里，有打退堂鼓的时候，是父母给了我永远的避风港，回港休整后重振士气继续攻坚，感谢父母不变的关怀与支持。</w:t>
      </w:r>
    </w:p>
    <w:p>
      <w:pPr>
        <w:ind w:firstLine="480"/>
      </w:pPr>
      <w:r>
        <w:rPr>
          <w:rFonts w:hint="eastAsia"/>
        </w:rPr>
        <w:t>毕业设计，是大学四年的最后一门课程。如今，这最后一门课也到了终点。在此十分感激廖晓娟老师在毕设过程中给予的支持和帮助，从选题到论文的完成，都离不开廖老师的指导。同时感谢学院所有老师在这四年中对我的教导，使我可以拥有一技之长。</w:t>
      </w:r>
    </w:p>
    <w:p>
      <w:pPr>
        <w:ind w:firstLine="480"/>
      </w:pPr>
      <w:r>
        <w:rPr>
          <w:rFonts w:hint="eastAsia"/>
        </w:rPr>
        <w:t>在这一千四百多天中，与同学相处的时间居多，是你们丰富了我乏味的日常生活。一路的欢声笑语，鼓励安慰，扶持帮助，感谢你们一路相伴。</w:t>
      </w:r>
    </w:p>
    <w:p>
      <w:pPr>
        <w:ind w:firstLine="480"/>
      </w:pPr>
      <w:r>
        <w:rPr>
          <w:rFonts w:hint="eastAsia"/>
        </w:rPr>
        <w:t>新的旅程即将开始，我将铭记四年时光，继续前行。</w:t>
      </w:r>
    </w:p>
    <w:p>
      <w:pPr>
        <w:spacing w:before="156" w:after="156"/>
        <w:ind w:firstLine="240" w:firstLineChars="100"/>
      </w:pPr>
      <w:bookmarkStart w:id="72" w:name="_Toc18741_WPSOffice_Level1"/>
      <w:r>
        <w:rPr>
          <w:rFonts w:hint="eastAsia"/>
        </w:rPr>
        <w:br w:type="page"/>
      </w:r>
    </w:p>
    <w:p>
      <w:pPr>
        <w:pStyle w:val="2"/>
        <w:ind w:firstLine="0" w:firstLineChars="0"/>
      </w:pPr>
      <w:bookmarkStart w:id="73" w:name="_Toc4187"/>
      <w:r>
        <w:rPr>
          <w:rFonts w:hint="eastAsia"/>
        </w:rPr>
        <w:t>参考文献</w:t>
      </w:r>
      <w:bookmarkEnd w:id="72"/>
      <w:bookmarkEnd w:id="73"/>
    </w:p>
    <w:p>
      <w:pPr>
        <w:ind w:firstLine="0" w:firstLineChars="0"/>
        <w:rPr>
          <w:rFonts w:cs="宋体"/>
          <w:kern w:val="0"/>
          <w:sz w:val="21"/>
          <w:szCs w:val="21"/>
        </w:rPr>
      </w:pPr>
      <w:r>
        <w:rPr>
          <w:rFonts w:cs="Times New Roman"/>
          <w:kern w:val="0"/>
          <w:sz w:val="21"/>
          <w:szCs w:val="21"/>
        </w:rPr>
        <w:t>Nicholas C.Zakas</w:t>
      </w:r>
      <w:r>
        <w:rPr>
          <w:rFonts w:hint="eastAsia" w:cs="宋体"/>
          <w:kern w:val="0"/>
          <w:sz w:val="21"/>
          <w:szCs w:val="21"/>
        </w:rPr>
        <w:t>.2012.</w:t>
      </w:r>
      <w:r>
        <w:rPr>
          <w:rFonts w:cs="Times New Roman"/>
          <w:kern w:val="0"/>
          <w:sz w:val="21"/>
          <w:szCs w:val="21"/>
        </w:rPr>
        <w:t>JavaScript</w:t>
      </w:r>
      <w:r>
        <w:rPr>
          <w:rFonts w:hint="eastAsia" w:cs="宋体"/>
          <w:kern w:val="0"/>
          <w:sz w:val="21"/>
          <w:szCs w:val="21"/>
        </w:rPr>
        <w:t>高级程序设计[</w:t>
      </w:r>
      <w:r>
        <w:rPr>
          <w:rFonts w:cs="Times New Roman"/>
          <w:kern w:val="0"/>
          <w:sz w:val="21"/>
          <w:szCs w:val="21"/>
        </w:rPr>
        <w:t>M</w:t>
      </w:r>
      <w:r>
        <w:rPr>
          <w:rFonts w:hint="eastAsia" w:cs="宋体"/>
          <w:kern w:val="0"/>
          <w:sz w:val="21"/>
          <w:szCs w:val="21"/>
        </w:rPr>
        <w:t>]. 北京:人民邮电出版社.345-392.</w:t>
      </w:r>
    </w:p>
    <w:p>
      <w:pPr>
        <w:ind w:firstLine="0" w:firstLineChars="0"/>
        <w:rPr>
          <w:rFonts w:cs="宋体"/>
          <w:kern w:val="0"/>
          <w:sz w:val="21"/>
          <w:szCs w:val="21"/>
        </w:rPr>
      </w:pPr>
      <w:r>
        <w:rPr>
          <w:rFonts w:hint="eastAsia" w:cs="Times New Roman"/>
          <w:kern w:val="0"/>
          <w:sz w:val="21"/>
          <w:szCs w:val="21"/>
        </w:rPr>
        <w:t>Jos Dirksen</w:t>
      </w:r>
      <w:r>
        <w:rPr>
          <w:rFonts w:hint="eastAsia" w:cs="宋体"/>
          <w:kern w:val="0"/>
          <w:sz w:val="21"/>
          <w:szCs w:val="21"/>
        </w:rPr>
        <w:t>.2015.</w:t>
      </w:r>
      <w:r>
        <w:rPr>
          <w:rFonts w:cs="Times New Roman"/>
          <w:kern w:val="0"/>
          <w:sz w:val="21"/>
          <w:szCs w:val="21"/>
        </w:rPr>
        <w:t>Three.js</w:t>
      </w:r>
      <w:r>
        <w:rPr>
          <w:rFonts w:hint="eastAsia" w:cs="宋体"/>
          <w:kern w:val="0"/>
          <w:sz w:val="21"/>
          <w:szCs w:val="21"/>
        </w:rPr>
        <w:t>开发指南[</w:t>
      </w:r>
      <w:r>
        <w:rPr>
          <w:rFonts w:cs="Times New Roman"/>
          <w:kern w:val="0"/>
          <w:sz w:val="21"/>
          <w:szCs w:val="21"/>
        </w:rPr>
        <w:t>M</w:t>
      </w:r>
      <w:r>
        <w:rPr>
          <w:rFonts w:hint="eastAsia" w:cs="宋体"/>
          <w:kern w:val="0"/>
          <w:sz w:val="21"/>
          <w:szCs w:val="21"/>
        </w:rPr>
        <w:t>]. 北京:机械工业出版社.207-237.</w:t>
      </w:r>
    </w:p>
    <w:p>
      <w:pPr>
        <w:ind w:firstLine="0" w:firstLineChars="0"/>
        <w:rPr>
          <w:rFonts w:cs="宋体"/>
          <w:kern w:val="0"/>
          <w:sz w:val="21"/>
          <w:szCs w:val="21"/>
        </w:rPr>
      </w:pPr>
      <w:r>
        <w:rPr>
          <w:rFonts w:hint="eastAsia" w:cs="宋体"/>
          <w:kern w:val="0"/>
          <w:sz w:val="21"/>
          <w:szCs w:val="21"/>
        </w:rPr>
        <w:t>张亚飞.2011.</w:t>
      </w:r>
      <w:r>
        <w:rPr>
          <w:rFonts w:cs="Times New Roman"/>
          <w:kern w:val="0"/>
          <w:sz w:val="21"/>
          <w:szCs w:val="21"/>
        </w:rPr>
        <w:t>Android、iPhone、Windows Phone</w:t>
      </w:r>
      <w:r>
        <w:rPr>
          <w:rFonts w:hint="eastAsia" w:cs="宋体"/>
          <w:kern w:val="0"/>
          <w:sz w:val="21"/>
          <w:szCs w:val="21"/>
        </w:rPr>
        <w:t>手机网页及网站设计[</w:t>
      </w:r>
      <w:r>
        <w:rPr>
          <w:rFonts w:cs="Times New Roman"/>
          <w:kern w:val="0"/>
          <w:sz w:val="21"/>
          <w:szCs w:val="21"/>
        </w:rPr>
        <w:t>M</w:t>
      </w:r>
      <w:r>
        <w:rPr>
          <w:rFonts w:hint="eastAsia" w:cs="宋体"/>
          <w:kern w:val="0"/>
          <w:sz w:val="21"/>
          <w:szCs w:val="21"/>
        </w:rPr>
        <w:t>]. 北京:清华大学出版社.132-144.</w:t>
      </w:r>
    </w:p>
    <w:p>
      <w:pPr>
        <w:ind w:firstLine="0" w:firstLineChars="0"/>
        <w:rPr>
          <w:rFonts w:cs="宋体"/>
          <w:kern w:val="0"/>
          <w:sz w:val="21"/>
          <w:szCs w:val="21"/>
        </w:rPr>
      </w:pPr>
      <w:r>
        <w:rPr>
          <w:rFonts w:hint="eastAsia" w:cs="宋体"/>
          <w:kern w:val="0"/>
          <w:sz w:val="21"/>
          <w:szCs w:val="21"/>
        </w:rPr>
        <w:t>刘西杰，柳林.2013.</w:t>
      </w:r>
      <w:r>
        <w:rPr>
          <w:rFonts w:cs="Times New Roman"/>
          <w:kern w:val="0"/>
          <w:sz w:val="21"/>
          <w:szCs w:val="21"/>
        </w:rPr>
        <w:t>HTML、CSS、JavaScript</w:t>
      </w:r>
      <w:r>
        <w:rPr>
          <w:rFonts w:hint="eastAsia" w:cs="宋体"/>
          <w:kern w:val="0"/>
          <w:sz w:val="21"/>
          <w:szCs w:val="21"/>
        </w:rPr>
        <w:t>网页制作从入门到精通[</w:t>
      </w:r>
      <w:r>
        <w:rPr>
          <w:rFonts w:cs="Times New Roman"/>
          <w:kern w:val="0"/>
          <w:sz w:val="21"/>
          <w:szCs w:val="21"/>
        </w:rPr>
        <w:t>M</w:t>
      </w:r>
      <w:r>
        <w:rPr>
          <w:rFonts w:hint="eastAsia" w:cs="宋体"/>
          <w:kern w:val="0"/>
          <w:sz w:val="21"/>
          <w:szCs w:val="21"/>
        </w:rPr>
        <w:t>]. 北京:人民邮电出版社.316-333.</w:t>
      </w:r>
    </w:p>
    <w:p>
      <w:pPr>
        <w:ind w:firstLine="0" w:firstLineChars="0"/>
        <w:rPr>
          <w:rFonts w:cs="宋体"/>
          <w:kern w:val="0"/>
          <w:sz w:val="21"/>
          <w:szCs w:val="21"/>
        </w:rPr>
      </w:pPr>
      <w:r>
        <w:rPr>
          <w:rFonts w:hint="eastAsia" w:cs="宋体"/>
          <w:kern w:val="0"/>
          <w:sz w:val="21"/>
          <w:szCs w:val="21"/>
        </w:rPr>
        <w:t>连政.2014.基于</w:t>
      </w:r>
      <w:r>
        <w:rPr>
          <w:rFonts w:cs="Times New Roman"/>
          <w:kern w:val="0"/>
          <w:sz w:val="21"/>
          <w:szCs w:val="21"/>
        </w:rPr>
        <w:t>HTML</w:t>
      </w:r>
      <w:r>
        <w:rPr>
          <w:rFonts w:hint="eastAsia" w:cs="宋体"/>
          <w:kern w:val="0"/>
          <w:sz w:val="21"/>
          <w:szCs w:val="21"/>
        </w:rPr>
        <w:t>5技术的移动Web前端设计与开发[</w:t>
      </w:r>
      <w:r>
        <w:rPr>
          <w:rFonts w:cs="Times New Roman"/>
          <w:kern w:val="0"/>
          <w:sz w:val="21"/>
          <w:szCs w:val="21"/>
        </w:rPr>
        <w:t>D</w:t>
      </w:r>
      <w:r>
        <w:rPr>
          <w:rFonts w:hint="eastAsia" w:cs="宋体"/>
          <w:kern w:val="0"/>
          <w:sz w:val="21"/>
          <w:szCs w:val="21"/>
        </w:rPr>
        <w:t>]. 浙江:浙江工业大学.32-63.</w:t>
      </w:r>
    </w:p>
    <w:p>
      <w:pPr>
        <w:ind w:firstLine="0" w:firstLineChars="0"/>
        <w:rPr>
          <w:rFonts w:cs="宋体"/>
          <w:kern w:val="0"/>
          <w:sz w:val="21"/>
          <w:szCs w:val="21"/>
        </w:rPr>
      </w:pPr>
      <w:r>
        <w:rPr>
          <w:rFonts w:hint="eastAsia" w:cs="宋体"/>
          <w:kern w:val="0"/>
          <w:sz w:val="21"/>
          <w:szCs w:val="21"/>
        </w:rPr>
        <w:t>郭伟伟.2008.</w:t>
      </w:r>
      <w:r>
        <w:rPr>
          <w:rFonts w:cs="Times New Roman"/>
          <w:kern w:val="0"/>
          <w:sz w:val="21"/>
          <w:szCs w:val="21"/>
        </w:rPr>
        <w:t>CSS</w:t>
      </w:r>
      <w:r>
        <w:rPr>
          <w:rFonts w:hint="eastAsia" w:cs="宋体"/>
          <w:kern w:val="0"/>
          <w:sz w:val="21"/>
          <w:szCs w:val="21"/>
        </w:rPr>
        <w:t>全程指南[</w:t>
      </w:r>
      <w:r>
        <w:rPr>
          <w:rFonts w:cs="Times New Roman"/>
          <w:kern w:val="0"/>
          <w:sz w:val="21"/>
          <w:szCs w:val="21"/>
        </w:rPr>
        <w:t>M</w:t>
      </w:r>
      <w:r>
        <w:rPr>
          <w:rFonts w:hint="eastAsia" w:cs="宋体"/>
          <w:kern w:val="0"/>
          <w:sz w:val="21"/>
          <w:szCs w:val="21"/>
        </w:rPr>
        <w:t>]. 北京:电子工业出版社.104-142.</w:t>
      </w:r>
    </w:p>
    <w:p>
      <w:pPr>
        <w:ind w:firstLine="0" w:firstLineChars="0"/>
        <w:rPr>
          <w:rFonts w:cs="宋体"/>
          <w:kern w:val="0"/>
          <w:sz w:val="21"/>
          <w:szCs w:val="21"/>
        </w:rPr>
      </w:pPr>
      <w:r>
        <w:rPr>
          <w:rFonts w:hint="eastAsia" w:cs="宋体"/>
          <w:kern w:val="0"/>
          <w:sz w:val="21"/>
          <w:szCs w:val="21"/>
        </w:rPr>
        <w:t>张紫微.2010.</w:t>
      </w:r>
      <w:r>
        <w:rPr>
          <w:rFonts w:cs="Times New Roman"/>
          <w:kern w:val="0"/>
          <w:sz w:val="21"/>
          <w:szCs w:val="21"/>
        </w:rPr>
        <w:t>Web</w:t>
      </w:r>
      <w:r>
        <w:rPr>
          <w:rFonts w:hint="eastAsia" w:cs="宋体"/>
          <w:kern w:val="0"/>
          <w:sz w:val="21"/>
          <w:szCs w:val="21"/>
        </w:rPr>
        <w:t>前端性能优化的研究与应用[</w:t>
      </w:r>
      <w:r>
        <w:rPr>
          <w:rFonts w:cs="Times New Roman"/>
          <w:kern w:val="0"/>
          <w:sz w:val="21"/>
          <w:szCs w:val="21"/>
        </w:rPr>
        <w:t>D</w:t>
      </w:r>
      <w:r>
        <w:rPr>
          <w:rFonts w:hint="eastAsia" w:cs="宋体"/>
          <w:kern w:val="0"/>
          <w:sz w:val="21"/>
          <w:szCs w:val="21"/>
        </w:rPr>
        <w:t>]. 四川:电子科技大学.65-90.</w:t>
      </w:r>
    </w:p>
    <w:p>
      <w:pPr>
        <w:ind w:firstLine="0" w:firstLineChars="0"/>
        <w:rPr>
          <w:rFonts w:cs="宋体"/>
          <w:kern w:val="0"/>
          <w:sz w:val="21"/>
          <w:szCs w:val="21"/>
        </w:rPr>
      </w:pPr>
      <w:r>
        <w:rPr>
          <w:rFonts w:cs="Times New Roman"/>
          <w:kern w:val="0"/>
          <w:sz w:val="21"/>
          <w:szCs w:val="21"/>
        </w:rPr>
        <w:t>David Flanagan.2007.JavaScript: The Definitive Guide[D]. State of California:O’Reilly.</w:t>
      </w:r>
      <w:r>
        <w:rPr>
          <w:rFonts w:hint="eastAsia" w:cs="宋体"/>
          <w:kern w:val="0"/>
          <w:sz w:val="21"/>
          <w:szCs w:val="21"/>
        </w:rPr>
        <w:t>125-178.</w:t>
      </w:r>
    </w:p>
    <w:p>
      <w:pPr>
        <w:ind w:firstLine="0" w:firstLineChars="0"/>
        <w:rPr>
          <w:rFonts w:cs="宋体"/>
          <w:kern w:val="0"/>
          <w:sz w:val="21"/>
          <w:szCs w:val="21"/>
        </w:rPr>
      </w:pPr>
      <w:r>
        <w:rPr>
          <w:rFonts w:cs="Times New Roman"/>
          <w:kern w:val="0"/>
          <w:sz w:val="21"/>
          <w:szCs w:val="21"/>
        </w:rPr>
        <w:t>Eric A.Mayer.2007.CSS: The definitive Guide [M]. State of California:O’Reilly.</w:t>
      </w:r>
      <w:r>
        <w:rPr>
          <w:rFonts w:hint="eastAsia" w:cs="宋体"/>
          <w:kern w:val="0"/>
          <w:sz w:val="21"/>
          <w:szCs w:val="21"/>
        </w:rPr>
        <w:t>214-289.</w:t>
      </w:r>
    </w:p>
    <w:p>
      <w:pPr>
        <w:ind w:firstLine="0" w:firstLineChars="0"/>
        <w:rPr>
          <w:sz w:val="21"/>
          <w:szCs w:val="21"/>
        </w:rPr>
      </w:pPr>
      <w:r>
        <w:rPr>
          <w:rFonts w:cs="Times New Roman"/>
          <w:kern w:val="0"/>
          <w:sz w:val="21"/>
          <w:szCs w:val="21"/>
        </w:rPr>
        <w:t>Jos Dirksen.2015.three.js-cookbook[M]. Birmingham:Packt Publishing.</w:t>
      </w:r>
      <w:r>
        <w:rPr>
          <w:rFonts w:hint="eastAsia" w:cs="宋体"/>
          <w:kern w:val="0"/>
          <w:sz w:val="21"/>
          <w:szCs w:val="21"/>
        </w:rPr>
        <w:t>18-56.</w:t>
      </w:r>
    </w:p>
    <w:sectPr>
      <w:headerReference r:id="rId10" w:type="default"/>
      <w:footerReference r:id="rId11" w:type="default"/>
      <w:pgSz w:w="11906" w:h="16838"/>
      <w:pgMar w:top="1440" w:right="1440" w:bottom="1440" w:left="144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360"/>
    </w:pPr>
    <w:r>
      <w:rPr>
        <w:sz w:val="18"/>
      </w:rPr>
      <w:pict>
        <v:shape id="_x0000_s1029" o:spid="_x0000_s1029"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360"/>
    </w:pPr>
    <w:r>
      <w:pict>
        <v:shape id="_x0000_s1028" o:spid="_x0000_s1028"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path/>
          <v:fill on="f" focussize="0,0"/>
          <v:stroke on="f" weight="0.5pt" joinstyle="miter"/>
          <v:imagedata o:title=""/>
          <o:lock v:ext="edit"/>
          <v:textbox inset="0mm,0mm,0mm,0mm" style="mso-fit-shape-to-text:t;">
            <w:txbxContent>
              <w:p>
                <w:pPr>
                  <w:pStyle w:val="8"/>
                  <w:spacing w:before="120" w:after="120"/>
                  <w:ind w:firstLine="360"/>
                </w:pPr>
                <w:r>
                  <w:rPr>
                    <w:rFonts w:hint="eastAsia"/>
                  </w:rPr>
                  <w:fldChar w:fldCharType="begin"/>
                </w:r>
                <w:r>
                  <w:rPr>
                    <w:rFonts w:hint="eastAsia"/>
                  </w:rPr>
                  <w:instrText xml:space="preserve"> PAGE  \* MERGEFORMAT </w:instrText>
                </w:r>
                <w:r>
                  <w:rPr>
                    <w:rFonts w:hint="eastAsia"/>
                  </w:rPr>
                  <w:fldChar w:fldCharType="separate"/>
                </w:r>
                <w:r>
                  <w:t>31</w:t>
                </w:r>
                <w:r>
                  <w:rPr>
                    <w:rFonts w:hint="eastAsia"/>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ind w:firstLine="360"/>
      <w:jc w:val="center"/>
    </w:pPr>
    <w:r>
      <w:rPr>
        <w:rFonts w:hint="eastAsia" w:ascii="宋体" w:hAnsi="宋体"/>
      </w:rPr>
      <w:t>成都理工大学201</w:t>
    </w:r>
    <w:r>
      <w:rPr>
        <w:rFonts w:hint="eastAsia" w:ascii="宋体" w:hAnsi="宋体"/>
        <w:lang w:val="en-US" w:eastAsia="zh-CN"/>
      </w:rPr>
      <w:t>9</w:t>
    </w:r>
    <w:r>
      <w:rPr>
        <w:rFonts w:hint="eastAsia" w:ascii="宋体" w:hAnsi="宋体"/>
      </w:rPr>
      <w:t>届学士学位论文（设计）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D15C4A"/>
    <w:multiLevelType w:val="singleLevel"/>
    <w:tmpl w:val="AAD15C4A"/>
    <w:lvl w:ilvl="0" w:tentative="0">
      <w:start w:val="1"/>
      <w:numFmt w:val="decimal"/>
      <w:suff w:val="nothing"/>
      <w:lvlText w:val="%1）"/>
      <w:lvlJc w:val="left"/>
    </w:lvl>
  </w:abstractNum>
  <w:abstractNum w:abstractNumId="1">
    <w:nsid w:val="B290E757"/>
    <w:multiLevelType w:val="multilevel"/>
    <w:tmpl w:val="B290E757"/>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C838DE58"/>
    <w:multiLevelType w:val="singleLevel"/>
    <w:tmpl w:val="C838DE58"/>
    <w:lvl w:ilvl="0" w:tentative="0">
      <w:start w:val="1"/>
      <w:numFmt w:val="upperLetter"/>
      <w:lvlText w:val="%1."/>
      <w:lvlJc w:val="left"/>
      <w:pPr>
        <w:tabs>
          <w:tab w:val="left" w:pos="312"/>
        </w:tabs>
      </w:pPr>
    </w:lvl>
  </w:abstractNum>
  <w:abstractNum w:abstractNumId="3">
    <w:nsid w:val="FB90FFD8"/>
    <w:multiLevelType w:val="singleLevel"/>
    <w:tmpl w:val="FB90FFD8"/>
    <w:lvl w:ilvl="0" w:tentative="0">
      <w:start w:val="1"/>
      <w:numFmt w:val="decimal"/>
      <w:suff w:val="nothing"/>
      <w:lvlText w:val="%1）"/>
      <w:lvlJc w:val="left"/>
    </w:lvl>
  </w:abstractNum>
  <w:abstractNum w:abstractNumId="4">
    <w:nsid w:val="0DF7BA19"/>
    <w:multiLevelType w:val="singleLevel"/>
    <w:tmpl w:val="0DF7BA19"/>
    <w:lvl w:ilvl="0" w:tentative="0">
      <w:start w:val="1"/>
      <w:numFmt w:val="decimal"/>
      <w:suff w:val="nothing"/>
      <w:lvlText w:val="%1）"/>
      <w:lvlJc w:val="left"/>
    </w:lvl>
  </w:abstractNum>
  <w:abstractNum w:abstractNumId="5">
    <w:nsid w:val="3C887CCB"/>
    <w:multiLevelType w:val="singleLevel"/>
    <w:tmpl w:val="3C887CCB"/>
    <w:lvl w:ilvl="0" w:tentative="0">
      <w:start w:val="1"/>
      <w:numFmt w:val="upperLetter"/>
      <w:lvlText w:val="%1."/>
      <w:lvlJc w:val="left"/>
      <w:pPr>
        <w:tabs>
          <w:tab w:val="left" w:pos="312"/>
        </w:tabs>
      </w:pPr>
    </w:lvl>
  </w:abstractNum>
  <w:abstractNum w:abstractNumId="6">
    <w:nsid w:val="6750FCDB"/>
    <w:multiLevelType w:val="singleLevel"/>
    <w:tmpl w:val="6750FCDB"/>
    <w:lvl w:ilvl="0" w:tentative="0">
      <w:start w:val="1"/>
      <w:numFmt w:val="decimal"/>
      <w:suff w:val="space"/>
      <w:lvlText w:val="第%1章"/>
      <w:lvlJc w:val="left"/>
    </w:lvl>
  </w:abstractNum>
  <w:num w:numId="1">
    <w:abstractNumId w:val="6"/>
  </w:num>
  <w:num w:numId="2">
    <w:abstractNumId w:val="1"/>
  </w:num>
  <w:num w:numId="3">
    <w:abstractNumId w:val="0"/>
  </w:num>
  <w:num w:numId="4">
    <w:abstractNumId w:val="4"/>
  </w:num>
  <w:num w:numId="5">
    <w:abstractNumId w:val="5"/>
  </w:num>
  <w:num w:numId="6">
    <w:abstractNumId w:val="2"/>
  </w:num>
  <w:num w:numId="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战斗型派拉斯">
    <w15:presenceInfo w15:providerId="WPS Office" w15:userId="41717905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172A27"/>
    <w:rsid w:val="004701E3"/>
    <w:rsid w:val="00494838"/>
    <w:rsid w:val="00582A85"/>
    <w:rsid w:val="005C63FE"/>
    <w:rsid w:val="0061305A"/>
    <w:rsid w:val="00881531"/>
    <w:rsid w:val="009E3221"/>
    <w:rsid w:val="00AE0BCF"/>
    <w:rsid w:val="00B605F8"/>
    <w:rsid w:val="00CF3883"/>
    <w:rsid w:val="00DD0329"/>
    <w:rsid w:val="027268B8"/>
    <w:rsid w:val="03121D44"/>
    <w:rsid w:val="03DB2F34"/>
    <w:rsid w:val="03FD671B"/>
    <w:rsid w:val="044E6008"/>
    <w:rsid w:val="07B86150"/>
    <w:rsid w:val="07DB612D"/>
    <w:rsid w:val="07F07AE1"/>
    <w:rsid w:val="098C522E"/>
    <w:rsid w:val="0B20013B"/>
    <w:rsid w:val="0BB43EF2"/>
    <w:rsid w:val="0E896DFE"/>
    <w:rsid w:val="11596818"/>
    <w:rsid w:val="128405A6"/>
    <w:rsid w:val="13716427"/>
    <w:rsid w:val="14036138"/>
    <w:rsid w:val="150039C8"/>
    <w:rsid w:val="164C272F"/>
    <w:rsid w:val="16705DA3"/>
    <w:rsid w:val="169431C5"/>
    <w:rsid w:val="1AD070F8"/>
    <w:rsid w:val="1B042D1C"/>
    <w:rsid w:val="1DAA6E1F"/>
    <w:rsid w:val="20B70EE2"/>
    <w:rsid w:val="20BB44BF"/>
    <w:rsid w:val="244C0904"/>
    <w:rsid w:val="29530369"/>
    <w:rsid w:val="295E7BB8"/>
    <w:rsid w:val="29F50709"/>
    <w:rsid w:val="2B80413C"/>
    <w:rsid w:val="2C442BF5"/>
    <w:rsid w:val="2DFB2C42"/>
    <w:rsid w:val="30777742"/>
    <w:rsid w:val="30E7423C"/>
    <w:rsid w:val="31B31AC8"/>
    <w:rsid w:val="31C93F83"/>
    <w:rsid w:val="323E4EDE"/>
    <w:rsid w:val="344008F3"/>
    <w:rsid w:val="34B70261"/>
    <w:rsid w:val="34D3242E"/>
    <w:rsid w:val="367C767C"/>
    <w:rsid w:val="367D1725"/>
    <w:rsid w:val="36DF3B1B"/>
    <w:rsid w:val="371B5A76"/>
    <w:rsid w:val="37CD6094"/>
    <w:rsid w:val="39261AED"/>
    <w:rsid w:val="39CE05C1"/>
    <w:rsid w:val="3D4D496B"/>
    <w:rsid w:val="3D855151"/>
    <w:rsid w:val="3ED60324"/>
    <w:rsid w:val="3EE66068"/>
    <w:rsid w:val="42525E7F"/>
    <w:rsid w:val="42A80B07"/>
    <w:rsid w:val="43A61BFE"/>
    <w:rsid w:val="43E133F4"/>
    <w:rsid w:val="46BA3C30"/>
    <w:rsid w:val="46C15738"/>
    <w:rsid w:val="478800A6"/>
    <w:rsid w:val="481166DE"/>
    <w:rsid w:val="4BEA71B5"/>
    <w:rsid w:val="4DA32165"/>
    <w:rsid w:val="4DF64634"/>
    <w:rsid w:val="4E403FFF"/>
    <w:rsid w:val="4F281EF0"/>
    <w:rsid w:val="4F8C465F"/>
    <w:rsid w:val="4FF91BB1"/>
    <w:rsid w:val="50D51AE0"/>
    <w:rsid w:val="510325B2"/>
    <w:rsid w:val="51581680"/>
    <w:rsid w:val="5162513C"/>
    <w:rsid w:val="51AD355D"/>
    <w:rsid w:val="533B3B0F"/>
    <w:rsid w:val="54A75D17"/>
    <w:rsid w:val="552D5A48"/>
    <w:rsid w:val="553556C7"/>
    <w:rsid w:val="555E4E28"/>
    <w:rsid w:val="55840F08"/>
    <w:rsid w:val="57F45429"/>
    <w:rsid w:val="58982E08"/>
    <w:rsid w:val="59D2779B"/>
    <w:rsid w:val="5AB42B19"/>
    <w:rsid w:val="5AE372D5"/>
    <w:rsid w:val="5B4C1349"/>
    <w:rsid w:val="5B6C4B8A"/>
    <w:rsid w:val="5CF03642"/>
    <w:rsid w:val="5D9D39F3"/>
    <w:rsid w:val="5EA97D08"/>
    <w:rsid w:val="5EF10067"/>
    <w:rsid w:val="5F1233BD"/>
    <w:rsid w:val="5F317254"/>
    <w:rsid w:val="60850DBE"/>
    <w:rsid w:val="62874E78"/>
    <w:rsid w:val="629E03EF"/>
    <w:rsid w:val="646E238B"/>
    <w:rsid w:val="652B4F15"/>
    <w:rsid w:val="653D298B"/>
    <w:rsid w:val="658F6A08"/>
    <w:rsid w:val="665E3367"/>
    <w:rsid w:val="66D400DD"/>
    <w:rsid w:val="6B883195"/>
    <w:rsid w:val="6C0D0D72"/>
    <w:rsid w:val="6D5761F8"/>
    <w:rsid w:val="6F794765"/>
    <w:rsid w:val="6F8C7B72"/>
    <w:rsid w:val="724358C1"/>
    <w:rsid w:val="72F7406D"/>
    <w:rsid w:val="74AA08B1"/>
    <w:rsid w:val="76A42123"/>
    <w:rsid w:val="778F1325"/>
    <w:rsid w:val="7877378B"/>
    <w:rsid w:val="78C01A20"/>
    <w:rsid w:val="7A897AD7"/>
    <w:rsid w:val="7B4F6E80"/>
    <w:rsid w:val="7CF84878"/>
    <w:rsid w:val="7D0D6C96"/>
    <w:rsid w:val="7D8A04D9"/>
    <w:rsid w:val="7ECA5457"/>
    <w:rsid w:val="7F756583"/>
    <w:rsid w:val="7F984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link w:val="22"/>
    <w:qFormat/>
    <w:uiPriority w:val="0"/>
    <w:pPr>
      <w:keepNext/>
      <w:keepLines/>
      <w:spacing w:before="50" w:beforeLines="50" w:line="240" w:lineRule="auto"/>
      <w:ind w:firstLine="0" w:firstLineChars="0"/>
      <w:jc w:val="center"/>
      <w:outlineLvl w:val="0"/>
    </w:pPr>
    <w:rPr>
      <w:rFonts w:eastAsia="黑体"/>
      <w:kern w:val="44"/>
      <w:sz w:val="36"/>
    </w:rPr>
  </w:style>
  <w:style w:type="paragraph" w:styleId="3">
    <w:name w:val="heading 2"/>
    <w:basedOn w:val="1"/>
    <w:next w:val="1"/>
    <w:unhideWhenUsed/>
    <w:qFormat/>
    <w:uiPriority w:val="0"/>
    <w:pPr>
      <w:keepNext/>
      <w:keepLines/>
      <w:spacing w:before="50" w:beforeLines="50" w:after="50" w:afterLines="50" w:line="240" w:lineRule="auto"/>
      <w:ind w:left="567" w:hanging="567" w:firstLineChars="0"/>
      <w:outlineLvl w:val="1"/>
    </w:pPr>
    <w:rPr>
      <w:rFonts w:ascii="黑体" w:hAnsi="黑体" w:eastAsia="黑体" w:cs="黑体"/>
      <w:sz w:val="30"/>
    </w:rPr>
  </w:style>
  <w:style w:type="paragraph" w:styleId="4">
    <w:name w:val="heading 3"/>
    <w:basedOn w:val="1"/>
    <w:next w:val="1"/>
    <w:unhideWhenUsed/>
    <w:qFormat/>
    <w:uiPriority w:val="0"/>
    <w:pPr>
      <w:keepNext/>
      <w:keepLines/>
      <w:spacing w:before="50" w:beforeLines="50" w:after="50" w:afterLines="50" w:line="240" w:lineRule="auto"/>
      <w:ind w:left="709" w:hanging="709" w:firstLineChars="0"/>
      <w:outlineLvl w:val="2"/>
    </w:pPr>
    <w:rPr>
      <w:rFonts w:ascii="黑体" w:hAnsi="黑体" w:eastAsia="黑体" w:cs="黑体"/>
    </w:rPr>
  </w:style>
  <w:style w:type="character" w:default="1" w:styleId="16">
    <w:name w:val="Default Paragraph Font"/>
    <w:semiHidden/>
    <w:unhideWhenUsed/>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text"/>
    <w:basedOn w:val="1"/>
    <w:link w:val="24"/>
    <w:qFormat/>
    <w:uiPriority w:val="0"/>
  </w:style>
  <w:style w:type="paragraph" w:styleId="6">
    <w:name w:val="toc 3"/>
    <w:basedOn w:val="1"/>
    <w:next w:val="1"/>
    <w:qFormat/>
    <w:uiPriority w:val="0"/>
    <w:pPr>
      <w:ind w:left="840" w:leftChars="400"/>
    </w:pPr>
  </w:style>
  <w:style w:type="paragraph" w:styleId="7">
    <w:name w:val="Balloon Text"/>
    <w:basedOn w:val="1"/>
    <w:link w:val="23"/>
    <w:qFormat/>
    <w:uiPriority w:val="0"/>
    <w:pPr>
      <w:spacing w:line="240" w:lineRule="auto"/>
    </w:pPr>
    <w:rPr>
      <w:sz w:val="18"/>
      <w:szCs w:val="18"/>
    </w:rPr>
  </w:style>
  <w:style w:type="paragraph" w:styleId="8">
    <w:name w:val="footer"/>
    <w:basedOn w:val="1"/>
    <w:qFormat/>
    <w:uiPriority w:val="0"/>
    <w:pPr>
      <w:tabs>
        <w:tab w:val="center" w:pos="4153"/>
        <w:tab w:val="right" w:pos="8306"/>
      </w:tabs>
      <w:snapToGrid w:val="0"/>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pPr>
    <w:rPr>
      <w:sz w:val="18"/>
    </w:rPr>
  </w:style>
  <w:style w:type="paragraph" w:styleId="10">
    <w:name w:val="toc 1"/>
    <w:basedOn w:val="1"/>
    <w:next w:val="1"/>
    <w:qFormat/>
    <w:uiPriority w:val="0"/>
  </w:style>
  <w:style w:type="paragraph" w:styleId="11">
    <w:name w:val="footnote text"/>
    <w:basedOn w:val="1"/>
    <w:qFormat/>
    <w:uiPriority w:val="0"/>
    <w:pPr>
      <w:snapToGrid w:val="0"/>
    </w:pPr>
    <w:rPr>
      <w:sz w:val="18"/>
    </w:rPr>
  </w:style>
  <w:style w:type="paragraph" w:styleId="12">
    <w:name w:val="toc 2"/>
    <w:basedOn w:val="1"/>
    <w:next w:val="1"/>
    <w:qFormat/>
    <w:uiPriority w:val="0"/>
    <w:pPr>
      <w:ind w:left="420" w:leftChars="200"/>
    </w:pPr>
  </w:style>
  <w:style w:type="paragraph" w:styleId="13">
    <w:name w:val="annotation subject"/>
    <w:basedOn w:val="5"/>
    <w:next w:val="5"/>
    <w:link w:val="25"/>
    <w:qFormat/>
    <w:uiPriority w:val="0"/>
    <w:rPr>
      <w:b/>
      <w:bCs/>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7">
    <w:name w:val="annotation reference"/>
    <w:basedOn w:val="16"/>
    <w:qFormat/>
    <w:uiPriority w:val="0"/>
    <w:rPr>
      <w:sz w:val="21"/>
      <w:szCs w:val="21"/>
    </w:rPr>
  </w:style>
  <w:style w:type="character" w:styleId="18">
    <w:name w:val="footnote reference"/>
    <w:basedOn w:val="16"/>
    <w:qFormat/>
    <w:uiPriority w:val="0"/>
    <w:rPr>
      <w:vertAlign w:val="superscript"/>
    </w:rPr>
  </w:style>
  <w:style w:type="paragraph" w:customStyle="1" w:styleId="19">
    <w:name w:val="WPSOffice手动目录 1"/>
    <w:qFormat/>
    <w:uiPriority w:val="0"/>
    <w:rPr>
      <w:rFonts w:asciiTheme="minorHAnsi" w:hAnsiTheme="minorHAnsi" w:eastAsiaTheme="minorEastAsia" w:cstheme="minorBidi"/>
      <w:lang w:val="en-US" w:eastAsia="zh-CN" w:bidi="ar-SA"/>
    </w:rPr>
  </w:style>
  <w:style w:type="paragraph" w:customStyle="1" w:styleId="20">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1">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2">
    <w:name w:val="标题 1 Char"/>
    <w:link w:val="2"/>
    <w:qFormat/>
    <w:uiPriority w:val="0"/>
    <w:rPr>
      <w:rFonts w:eastAsia="黑体"/>
      <w:kern w:val="44"/>
      <w:sz w:val="36"/>
    </w:rPr>
  </w:style>
  <w:style w:type="character" w:customStyle="1" w:styleId="23">
    <w:name w:val="批注框文本 Char"/>
    <w:basedOn w:val="16"/>
    <w:link w:val="7"/>
    <w:qFormat/>
    <w:uiPriority w:val="0"/>
    <w:rPr>
      <w:rFonts w:cstheme="minorBidi"/>
      <w:kern w:val="2"/>
      <w:sz w:val="18"/>
      <w:szCs w:val="18"/>
    </w:rPr>
  </w:style>
  <w:style w:type="character" w:customStyle="1" w:styleId="24">
    <w:name w:val="批注文字 Char"/>
    <w:basedOn w:val="16"/>
    <w:link w:val="5"/>
    <w:qFormat/>
    <w:uiPriority w:val="0"/>
    <w:rPr>
      <w:rFonts w:cstheme="minorBidi"/>
      <w:kern w:val="2"/>
      <w:sz w:val="24"/>
      <w:szCs w:val="24"/>
    </w:rPr>
  </w:style>
  <w:style w:type="character" w:customStyle="1" w:styleId="25">
    <w:name w:val="批注主题 Char"/>
    <w:basedOn w:val="24"/>
    <w:link w:val="13"/>
    <w:qFormat/>
    <w:uiPriority w:val="0"/>
  </w:style>
  <w:style w:type="paragraph" w:customStyle="1" w:styleId="26">
    <w:name w:val="摘要"/>
    <w:next w:val="1"/>
    <w:qFormat/>
    <w:uiPriority w:val="0"/>
    <w:pPr>
      <w:spacing w:line="360" w:lineRule="auto"/>
      <w:jc w:val="center"/>
    </w:pPr>
    <w:rPr>
      <w:rFonts w:ascii="Times New Roman" w:hAnsi="Times New Roman" w:eastAsia="黑体" w:cs="Times New Roman"/>
      <w:sz w:val="36"/>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9" Type="http://schemas.microsoft.com/office/2011/relationships/people" Target="people.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9" textRotate="1"/>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32</Pages>
  <Words>2988</Words>
  <Characters>17037</Characters>
  <Lines>141</Lines>
  <Paragraphs>39</Paragraphs>
  <TotalTime>2</TotalTime>
  <ScaleCrop>false</ScaleCrop>
  <LinksUpToDate>false</LinksUpToDate>
  <CharactersWithSpaces>19986</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战斗型派拉斯</dc:creator>
  <cp:lastModifiedBy>战斗型派拉斯</cp:lastModifiedBy>
  <dcterms:modified xsi:type="dcterms:W3CDTF">2019-06-04T14:35:14Z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